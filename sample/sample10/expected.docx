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DB460">
      <w:pPr>
        <w:jc w:val="center"/>
        <w:rPr>
          <w:rFonts w:hint="eastAsia" w:ascii="方正小标宋简体" w:hAnsi="方正小标宋简体" w:eastAsia="方正小标宋简体" w:cs="方正小标宋简体"/>
          <w:sz w:val="31"/>
          <w:szCs w:val="31"/>
          <w:highlight w:val="none"/>
          <w:lang w:val="en-US" w:eastAsia="zh-CN"/>
        </w:rPr>
      </w:pPr>
      <w:bookmarkStart w:id="0" w:name="_GoBack"/>
      <w:bookmarkEnd w:id="0"/>
      <w:r>
        <w:rPr>
          <w:rFonts w:hint="eastAsia" w:ascii="方正小标宋简体" w:hAnsi="方正小标宋简体" w:eastAsia="方正小标宋简体" w:cs="方正小标宋简体"/>
          <w:sz w:val="31"/>
          <w:szCs w:val="31"/>
          <w:highlight w:val="none"/>
          <w:lang w:val="en-US" w:eastAsia="zh-CN"/>
        </w:rPr>
        <w:t>广州市</w:t>
      </w:r>
      <w:del w:id="0" w:author="登记财产小组收发员" w:date="2024-09-02T10:01:00Z">
        <w:r>
          <w:rPr>
            <w:rFonts w:hint="default" w:ascii="方正小标宋简体" w:hAnsi="方正小标宋简体" w:eastAsia="方正小标宋简体" w:cs="方正小标宋简体"/>
            <w:sz w:val="31"/>
            <w:szCs w:val="31"/>
            <w:highlight w:val="none"/>
            <w:lang w:val="en-US" w:eastAsia="zh-CN"/>
          </w:rPr>
          <w:delText>社会投资简易低风险项目实施竣工联合验收、土地核验与不动产登记合并办理</w:delText>
        </w:r>
      </w:del>
      <w:ins w:id="1" w:author="登记财产小组收发员" w:date="2024-09-02T10:01:00Z">
        <w:r>
          <w:rPr>
            <w:rFonts w:hint="eastAsia" w:ascii="方正小标宋简体" w:hAnsi="方正小标宋简体" w:eastAsia="方正小标宋简体" w:cs="方正小标宋简体"/>
            <w:sz w:val="31"/>
            <w:szCs w:val="31"/>
            <w:highlight w:val="none"/>
            <w:lang w:val="en-US" w:eastAsia="zh-CN"/>
          </w:rPr>
          <w:t>“</w:t>
        </w:r>
      </w:ins>
      <w:ins w:id="2" w:author="登记财产小组收发员" w:date="2024-09-11T15:54:00Z">
        <w:r>
          <w:rPr>
            <w:rFonts w:hint="eastAsia" w:ascii="方正小标宋简体" w:hAnsi="方正小标宋简体" w:eastAsia="方正小标宋简体" w:cs="方正小标宋简体"/>
            <w:sz w:val="31"/>
            <w:szCs w:val="31"/>
            <w:highlight w:val="none"/>
            <w:lang w:val="en-US" w:eastAsia="zh-CN"/>
          </w:rPr>
          <w:t>竣工即交证</w:t>
        </w:r>
      </w:ins>
      <w:ins w:id="3" w:author="登记财产小组收发员" w:date="2024-09-02T10:01:00Z">
        <w:r>
          <w:rPr>
            <w:rFonts w:hint="eastAsia" w:ascii="方正小标宋简体" w:hAnsi="方正小标宋简体" w:eastAsia="方正小标宋简体" w:cs="方正小标宋简体"/>
            <w:sz w:val="31"/>
            <w:szCs w:val="31"/>
            <w:highlight w:val="none"/>
            <w:lang w:val="en-US" w:eastAsia="zh-CN"/>
          </w:rPr>
          <w:t>”</w:t>
        </w:r>
      </w:ins>
      <w:ins w:id="4" w:author="登记财产小组收发员" w:date="2024-09-02T10:41:00Z">
        <w:r>
          <w:rPr>
            <w:rFonts w:hint="eastAsia" w:ascii="方正小标宋简体" w:hAnsi="方正小标宋简体" w:eastAsia="方正小标宋简体" w:cs="方正小标宋简体"/>
            <w:sz w:val="31"/>
            <w:szCs w:val="31"/>
            <w:highlight w:val="none"/>
            <w:lang w:val="en-US" w:eastAsia="zh-CN"/>
          </w:rPr>
          <w:t>一件事</w:t>
        </w:r>
      </w:ins>
      <w:r>
        <w:rPr>
          <w:rFonts w:hint="eastAsia" w:ascii="方正小标宋简体" w:hAnsi="方正小标宋简体" w:eastAsia="方正小标宋简体" w:cs="方正小标宋简体"/>
          <w:sz w:val="31"/>
          <w:szCs w:val="31"/>
          <w:highlight w:val="none"/>
          <w:lang w:val="en-US" w:eastAsia="zh-CN"/>
        </w:rPr>
        <w:t>办事指南</w:t>
      </w:r>
    </w:p>
    <w:p w14:paraId="3D4DE202">
      <w:pPr>
        <w:keepNext w:val="0"/>
        <w:keepLines w:val="0"/>
        <w:pageBreakBefore w:val="0"/>
        <w:widowControl w:val="0"/>
        <w:kinsoku/>
        <w:wordWrap/>
        <w:overflowPunct/>
        <w:topLinePunct w:val="0"/>
        <w:autoSpaceDE/>
        <w:autoSpaceDN/>
        <w:bidi w:val="0"/>
        <w:adjustRightInd/>
        <w:snapToGrid/>
        <w:spacing w:line="240" w:lineRule="exact"/>
        <w:ind w:firstLine="0" w:firstLineChars="0"/>
        <w:jc w:val="left"/>
        <w:textAlignment w:val="auto"/>
        <w:rPr>
          <w:rFonts w:hint="eastAsia"/>
          <w:b/>
          <w:bCs/>
          <w:sz w:val="21"/>
          <w:szCs w:val="21"/>
          <w:highlight w:val="none"/>
          <w:vertAlign w:val="baseline"/>
          <w:lang w:eastAsia="zh-CN"/>
        </w:rPr>
      </w:pPr>
    </w:p>
    <w:p w14:paraId="07C252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（一）</w:t>
      </w:r>
      <w:del w:id="5" w:author="登记财产小组收发员" w:date="2024-09-02T10:03:00Z">
        <w:r>
          <w:rPr>
            <w:rFonts w:hint="eastAsia"/>
            <w:b/>
            <w:bCs/>
            <w:sz w:val="21"/>
            <w:szCs w:val="21"/>
            <w:highlight w:val="none"/>
            <w:vertAlign w:val="baseline"/>
            <w:lang w:eastAsia="zh-CN"/>
          </w:rPr>
          <w:delText>社会投资简易低风险工程办理</w:delText>
        </w:r>
      </w:del>
      <w:r>
        <w:rPr>
          <w:rFonts w:hint="eastAsia"/>
          <w:b/>
          <w:bCs/>
          <w:sz w:val="21"/>
          <w:szCs w:val="21"/>
          <w:highlight w:val="none"/>
          <w:vertAlign w:val="baseline"/>
          <w:lang w:eastAsia="zh-CN"/>
        </w:rPr>
        <w:t>竣工联合验收</w:t>
      </w:r>
      <w:ins w:id="6" w:author="登记财产小组收发员" w:date="2024-09-02T10:03:00Z">
        <w:r>
          <w:rPr>
            <w:rFonts w:hint="eastAsia"/>
            <w:b/>
            <w:bCs/>
            <w:sz w:val="21"/>
            <w:szCs w:val="21"/>
            <w:highlight w:val="none"/>
            <w:vertAlign w:val="baseline"/>
            <w:lang w:eastAsia="zh-CN"/>
          </w:rPr>
          <w:t>所需材料</w:t>
        </w:r>
      </w:ins>
    </w:p>
    <w:p w14:paraId="62F406B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r>
        <w:rPr>
          <w:rFonts w:hint="eastAsia"/>
          <w:b/>
          <w:bCs/>
          <w:sz w:val="21"/>
          <w:szCs w:val="21"/>
          <w:highlight w:val="none"/>
          <w:vertAlign w:val="baseline"/>
          <w:lang w:val="en-US" w:eastAsia="zh-CN"/>
        </w:rPr>
        <w:t>1.通用材料</w:t>
      </w:r>
    </w:p>
    <w:tbl>
      <w:tblPr>
        <w:tblStyle w:val="33"/>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487"/>
        <w:gridCol w:w="1200"/>
        <w:gridCol w:w="2154"/>
        <w:gridCol w:w="2458"/>
        <w:gridCol w:w="6195"/>
      </w:tblGrid>
      <w:tr w14:paraId="0A08D265">
        <w:trPr>
          <w:tblHeader/>
          <w:jc w:val="center"/>
        </w:trPr>
        <w:tc>
          <w:tcPr>
            <w:tcW w:w="680" w:type="dxa"/>
            <w:noWrap w:val="0"/>
            <w:vAlign w:val="top"/>
          </w:tcPr>
          <w:p w14:paraId="09BCB808">
            <w:pPr>
              <w:keepNext w:val="0"/>
              <w:keepLines w:val="0"/>
              <w:pageBreakBefore w:val="0"/>
              <w:widowControl w:val="0"/>
              <w:kinsoku/>
              <w:wordWrap/>
              <w:overflowPunct/>
              <w:topLinePunct w:val="0"/>
              <w:autoSpaceDE/>
              <w:autoSpaceDN/>
              <w:bidi w:val="0"/>
              <w:adjustRightInd/>
              <w:snapToGrid/>
              <w:spacing w:line="240" w:lineRule="auto"/>
              <w:ind w:left="-105" w:leftChars="-50" w:right="-105" w:rightChars="-50" w:firstLine="0" w:firstLineChars="0"/>
              <w:jc w:val="center"/>
              <w:textAlignment w:val="auto"/>
              <w:rPr>
                <w:rFonts w:hint="eastAsia" w:ascii="黑体" w:hAnsi="黑体" w:eastAsia="黑体" w:cs="黑体"/>
                <w:sz w:val="21"/>
                <w:szCs w:val="21"/>
                <w:highlight w:val="none"/>
                <w:vertAlign w:val="baseline"/>
                <w:lang w:eastAsia="zh-CN"/>
              </w:rPr>
            </w:pPr>
            <w:r>
              <w:rPr>
                <w:rFonts w:hint="eastAsia" w:ascii="黑体" w:hAnsi="黑体" w:eastAsia="黑体" w:cs="黑体"/>
                <w:sz w:val="21"/>
                <w:szCs w:val="21"/>
                <w:highlight w:val="none"/>
                <w:vertAlign w:val="baseline"/>
                <w:lang w:eastAsia="zh-CN"/>
              </w:rPr>
              <w:t>序号</w:t>
            </w:r>
          </w:p>
        </w:tc>
        <w:tc>
          <w:tcPr>
            <w:tcW w:w="1487" w:type="dxa"/>
            <w:noWrap w:val="0"/>
            <w:vAlign w:val="top"/>
          </w:tcPr>
          <w:p w14:paraId="1C12C9A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1"/>
                <w:szCs w:val="21"/>
                <w:highlight w:val="none"/>
                <w:vertAlign w:val="baseline"/>
                <w:lang w:eastAsia="zh-CN"/>
              </w:rPr>
            </w:pPr>
            <w:r>
              <w:rPr>
                <w:rFonts w:hint="eastAsia" w:ascii="黑体" w:hAnsi="黑体" w:eastAsia="黑体" w:cs="黑体"/>
                <w:sz w:val="21"/>
                <w:szCs w:val="21"/>
                <w:highlight w:val="none"/>
                <w:vertAlign w:val="baseline"/>
                <w:lang w:eastAsia="zh-CN"/>
              </w:rPr>
              <w:t>材料名称</w:t>
            </w:r>
          </w:p>
        </w:tc>
        <w:tc>
          <w:tcPr>
            <w:tcW w:w="1200" w:type="dxa"/>
            <w:noWrap w:val="0"/>
            <w:vAlign w:val="top"/>
          </w:tcPr>
          <w:p w14:paraId="5BB05C6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1"/>
                <w:szCs w:val="21"/>
                <w:highlight w:val="none"/>
                <w:vertAlign w:val="baseline"/>
                <w:lang w:eastAsia="zh-CN"/>
              </w:rPr>
            </w:pPr>
            <w:r>
              <w:rPr>
                <w:rFonts w:hint="eastAsia" w:ascii="黑体" w:hAnsi="黑体" w:eastAsia="黑体" w:cs="黑体"/>
                <w:sz w:val="21"/>
                <w:szCs w:val="21"/>
                <w:highlight w:val="none"/>
                <w:vertAlign w:val="baseline"/>
                <w:lang w:eastAsia="zh-CN"/>
              </w:rPr>
              <w:t>材料形式</w:t>
            </w:r>
          </w:p>
        </w:tc>
        <w:tc>
          <w:tcPr>
            <w:tcW w:w="2154" w:type="dxa"/>
            <w:noWrap w:val="0"/>
            <w:vAlign w:val="top"/>
          </w:tcPr>
          <w:p w14:paraId="17E0C3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1"/>
                <w:szCs w:val="21"/>
                <w:highlight w:val="none"/>
                <w:vertAlign w:val="baseline"/>
                <w:lang w:eastAsia="zh-CN"/>
              </w:rPr>
            </w:pPr>
            <w:r>
              <w:rPr>
                <w:rFonts w:hint="eastAsia" w:ascii="黑体" w:hAnsi="黑体" w:eastAsia="黑体" w:cs="黑体"/>
                <w:sz w:val="21"/>
                <w:szCs w:val="21"/>
                <w:highlight w:val="none"/>
                <w:vertAlign w:val="baseline"/>
                <w:lang w:eastAsia="zh-CN"/>
              </w:rPr>
              <w:t>材料要求</w:t>
            </w:r>
          </w:p>
        </w:tc>
        <w:tc>
          <w:tcPr>
            <w:tcW w:w="2458" w:type="dxa"/>
            <w:noWrap w:val="0"/>
            <w:vAlign w:val="top"/>
          </w:tcPr>
          <w:p w14:paraId="0927A7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1"/>
                <w:szCs w:val="21"/>
                <w:highlight w:val="none"/>
                <w:vertAlign w:val="baseline"/>
                <w:lang w:eastAsia="zh-CN"/>
              </w:rPr>
            </w:pPr>
            <w:r>
              <w:rPr>
                <w:rFonts w:hint="eastAsia" w:ascii="黑体" w:hAnsi="黑体" w:eastAsia="黑体" w:cs="黑体"/>
                <w:sz w:val="21"/>
                <w:szCs w:val="21"/>
                <w:highlight w:val="none"/>
                <w:vertAlign w:val="baseline"/>
                <w:lang w:eastAsia="zh-CN"/>
              </w:rPr>
              <w:t>材料下载</w:t>
            </w:r>
          </w:p>
        </w:tc>
        <w:tc>
          <w:tcPr>
            <w:tcW w:w="6195" w:type="dxa"/>
            <w:noWrap w:val="0"/>
            <w:vAlign w:val="top"/>
          </w:tcPr>
          <w:p w14:paraId="0DCF2D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1"/>
                <w:szCs w:val="21"/>
                <w:highlight w:val="none"/>
                <w:vertAlign w:val="baseline"/>
                <w:lang w:eastAsia="zh-CN"/>
              </w:rPr>
            </w:pPr>
            <w:r>
              <w:rPr>
                <w:rFonts w:hint="eastAsia" w:ascii="黑体" w:hAnsi="黑体" w:eastAsia="黑体" w:cs="黑体"/>
                <w:sz w:val="21"/>
                <w:szCs w:val="21"/>
                <w:highlight w:val="none"/>
                <w:vertAlign w:val="baseline"/>
                <w:lang w:eastAsia="zh-CN"/>
              </w:rPr>
              <w:t>其他信息</w:t>
            </w:r>
          </w:p>
        </w:tc>
      </w:tr>
      <w:tr w14:paraId="695BC17F">
        <w:trPr>
          <w:jc w:val="center"/>
        </w:trPr>
        <w:tc>
          <w:tcPr>
            <w:tcW w:w="680" w:type="dxa"/>
            <w:noWrap w:val="0"/>
            <w:vAlign w:val="center"/>
          </w:tcPr>
          <w:p w14:paraId="3B4AC8F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CESI宋体-GB13000" w:hAnsi="CESI宋体-GB13000" w:eastAsia="CESI宋体-GB13000" w:cs="CESI宋体-GB13000"/>
                <w:sz w:val="21"/>
                <w:szCs w:val="21"/>
                <w:highlight w:val="none"/>
                <w:vertAlign w:val="baseline"/>
                <w:lang w:val="en-US" w:eastAsia="zh-CN"/>
              </w:rPr>
            </w:pPr>
            <w:r>
              <w:rPr>
                <w:rFonts w:hint="eastAsia" w:ascii="CESI宋体-GB13000" w:hAnsi="CESI宋体-GB13000" w:eastAsia="CESI宋体-GB13000" w:cs="CESI宋体-GB13000"/>
                <w:sz w:val="21"/>
                <w:szCs w:val="21"/>
                <w:highlight w:val="none"/>
                <w:vertAlign w:val="baseline"/>
                <w:lang w:val="en-US" w:eastAsia="zh-CN"/>
              </w:rPr>
              <w:t>1</w:t>
            </w:r>
            <w:r>
              <w:rPr>
                <w:rFonts w:hint="eastAsia" w:ascii="CESI宋体-GB13000" w:hAnsi="CESI宋体-GB13000" w:cs="CESI宋体-GB13000"/>
                <w:sz w:val="21"/>
                <w:szCs w:val="21"/>
                <w:highlight w:val="none"/>
                <w:vertAlign w:val="baseline"/>
                <w:lang w:val="en-US" w:eastAsia="zh-CN"/>
              </w:rPr>
              <w:t>.1</w:t>
            </w:r>
          </w:p>
        </w:tc>
        <w:tc>
          <w:tcPr>
            <w:tcW w:w="1487" w:type="dxa"/>
            <w:noWrap w:val="0"/>
            <w:vAlign w:val="center"/>
          </w:tcPr>
          <w:p w14:paraId="119AD2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广州市房屋建筑工程竣工联合验收申请表</w:t>
            </w:r>
          </w:p>
        </w:tc>
        <w:tc>
          <w:tcPr>
            <w:tcW w:w="1200" w:type="dxa"/>
            <w:noWrap w:val="0"/>
            <w:vAlign w:val="center"/>
          </w:tcPr>
          <w:p w14:paraId="112919F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原件：0</w:t>
            </w:r>
          </w:p>
          <w:p w14:paraId="4530B3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复印件：0</w:t>
            </w:r>
          </w:p>
          <w:p w14:paraId="19D51F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电子化</w:t>
            </w:r>
          </w:p>
        </w:tc>
        <w:tc>
          <w:tcPr>
            <w:tcW w:w="2154" w:type="dxa"/>
            <w:noWrap w:val="0"/>
            <w:vAlign w:val="center"/>
          </w:tcPr>
          <w:p w14:paraId="12A6306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val="en-US" w:eastAsia="zh-CN"/>
              </w:rPr>
              <w:t>1.</w:t>
            </w:r>
            <w:r>
              <w:rPr>
                <w:rFonts w:hint="eastAsia"/>
                <w:b/>
                <w:bCs/>
                <w:sz w:val="21"/>
                <w:szCs w:val="21"/>
                <w:highlight w:val="none"/>
                <w:vertAlign w:val="baseline"/>
                <w:lang w:eastAsia="zh-CN"/>
              </w:rPr>
              <w:t>必要</w:t>
            </w:r>
          </w:p>
          <w:p w14:paraId="57FA073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b/>
                <w:bCs/>
                <w:sz w:val="21"/>
                <w:szCs w:val="21"/>
                <w:highlight w:val="none"/>
                <w:vertAlign w:val="baseline"/>
                <w:lang w:val="en-US" w:eastAsia="zh-CN"/>
              </w:rPr>
              <w:t>2.</w:t>
            </w:r>
            <w:r>
              <w:rPr>
                <w:rFonts w:hint="eastAsia"/>
                <w:b/>
                <w:bCs/>
                <w:sz w:val="21"/>
                <w:szCs w:val="21"/>
                <w:highlight w:val="none"/>
                <w:vertAlign w:val="baseline"/>
                <w:lang w:eastAsia="zh-CN"/>
              </w:rPr>
              <w:t>其他要求：</w:t>
            </w:r>
          </w:p>
          <w:p w14:paraId="3762553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材料类型：申请表格文书</w:t>
            </w:r>
          </w:p>
          <w:p w14:paraId="79AC26B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材料形式：电子化</w:t>
            </w:r>
          </w:p>
          <w:p w14:paraId="3A5E39D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纸质材料规格：A4</w:t>
            </w:r>
          </w:p>
          <w:p w14:paraId="55CC871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是否免提交：否</w:t>
            </w:r>
          </w:p>
        </w:tc>
        <w:tc>
          <w:tcPr>
            <w:tcW w:w="2458" w:type="dxa"/>
            <w:noWrap w:val="0"/>
            <w:vAlign w:val="center"/>
          </w:tcPr>
          <w:p w14:paraId="37B9E82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u w:val="none"/>
                <w:vertAlign w:val="baseline"/>
                <w:lang w:eastAsia="zh-CN"/>
              </w:rPr>
            </w:pPr>
            <w:r>
              <w:rPr>
                <w:rFonts w:hint="eastAsia"/>
                <w:b w:val="0"/>
                <w:bCs w:val="0"/>
                <w:sz w:val="21"/>
                <w:szCs w:val="21"/>
                <w:highlight w:val="none"/>
                <w:vertAlign w:val="baseline"/>
                <w:lang w:val="en-US" w:eastAsia="zh-CN"/>
              </w:rPr>
              <w:t>1.《</w:t>
            </w:r>
            <w:r>
              <w:rPr>
                <w:rFonts w:hint="eastAsia"/>
                <w:b w:val="0"/>
                <w:bCs w:val="0"/>
                <w:sz w:val="21"/>
                <w:szCs w:val="21"/>
                <w:highlight w:val="none"/>
                <w:vertAlign w:val="baseline"/>
                <w:lang w:eastAsia="zh-CN"/>
              </w:rPr>
              <w:t>广州市房屋建筑工程竣工联合验收申请表</w:t>
            </w:r>
            <w:r>
              <w:rPr>
                <w:rFonts w:hint="eastAsia"/>
                <w:b w:val="0"/>
                <w:bCs w:val="0"/>
                <w:sz w:val="21"/>
                <w:szCs w:val="21"/>
                <w:highlight w:val="none"/>
                <w:vertAlign w:val="baseline"/>
                <w:lang w:val="en-US" w:eastAsia="zh-CN"/>
              </w:rPr>
              <w:t>》</w:t>
            </w:r>
            <w:r>
              <w:rPr>
                <w:rFonts w:hint="eastAsia"/>
                <w:b w:val="0"/>
                <w:bCs w:val="0"/>
                <w:color w:val="auto"/>
                <w:sz w:val="21"/>
                <w:szCs w:val="21"/>
                <w:highlight w:val="none"/>
                <w:u w:val="none"/>
                <w:vertAlign w:val="baseline"/>
                <w:lang w:eastAsia="zh-CN"/>
              </w:rPr>
              <w:t>空白表格</w:t>
            </w:r>
          </w:p>
          <w:p w14:paraId="709DFF9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b w:val="0"/>
                <w:bCs w:val="0"/>
                <w:color w:val="auto"/>
                <w:sz w:val="21"/>
                <w:szCs w:val="21"/>
                <w:highlight w:val="none"/>
                <w:u w:val="none"/>
                <w:vertAlign w:val="baseline"/>
                <w:lang w:val="en-US" w:eastAsia="zh-CN"/>
              </w:rPr>
            </w:pPr>
            <w:r>
              <w:rPr>
                <w:rFonts w:hint="eastAsia"/>
                <w:b w:val="0"/>
                <w:bCs w:val="0"/>
                <w:color w:val="auto"/>
                <w:sz w:val="21"/>
                <w:szCs w:val="21"/>
                <w:highlight w:val="none"/>
                <w:u w:val="none"/>
                <w:vertAlign w:val="baseline"/>
                <w:lang w:val="en-US" w:eastAsia="zh-CN"/>
              </w:rPr>
              <w:t>2.《广州市房屋建筑工程竣工联合验收申请表（分期）》空白表格</w:t>
            </w:r>
          </w:p>
        </w:tc>
        <w:tc>
          <w:tcPr>
            <w:tcW w:w="6195" w:type="dxa"/>
            <w:noWrap w:val="0"/>
            <w:vAlign w:val="center"/>
          </w:tcPr>
          <w:p w14:paraId="1571FB0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填报须知：</w:t>
            </w:r>
          </w:p>
          <w:p w14:paraId="3C8DC84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由建设单位通过系统填写申请表，打印后加盖建设单位公章和法定代表人签字后扫描上传。</w:t>
            </w:r>
          </w:p>
          <w:p w14:paraId="6BE073B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来源渠道：</w:t>
            </w:r>
          </w:p>
          <w:p w14:paraId="363D546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sz w:val="21"/>
                <w:szCs w:val="21"/>
                <w:highlight w:val="none"/>
                <w:vertAlign w:val="baseline"/>
                <w:lang w:eastAsia="zh-CN"/>
              </w:rPr>
            </w:pPr>
            <w:r>
              <w:rPr>
                <w:rFonts w:hint="eastAsia"/>
                <w:b w:val="0"/>
                <w:bCs w:val="0"/>
                <w:sz w:val="21"/>
                <w:szCs w:val="21"/>
                <w:highlight w:val="none"/>
                <w:vertAlign w:val="baseline"/>
                <w:lang w:eastAsia="zh-CN"/>
              </w:rPr>
              <w:t>来源渠道名称：申请人自备</w:t>
            </w:r>
          </w:p>
        </w:tc>
      </w:tr>
      <w:tr w14:paraId="032E5E0C">
        <w:trPr>
          <w:trHeight w:val="4425" w:hRule="atLeast"/>
          <w:jc w:val="center"/>
        </w:trPr>
        <w:tc>
          <w:tcPr>
            <w:tcW w:w="680" w:type="dxa"/>
            <w:noWrap w:val="0"/>
            <w:vAlign w:val="center"/>
          </w:tcPr>
          <w:p w14:paraId="3DC0A7A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CESI宋体-GB13000" w:hAnsi="CESI宋体-GB13000" w:eastAsia="CESI宋体-GB13000" w:cs="CESI宋体-GB13000"/>
                <w:sz w:val="21"/>
                <w:szCs w:val="21"/>
                <w:highlight w:val="none"/>
                <w:vertAlign w:val="baseline"/>
                <w:lang w:val="en-US" w:eastAsia="zh-CN"/>
              </w:rPr>
            </w:pPr>
            <w:r>
              <w:rPr>
                <w:rFonts w:hint="eastAsia" w:ascii="CESI宋体-GB13000" w:hAnsi="CESI宋体-GB13000" w:cs="CESI宋体-GB13000"/>
                <w:sz w:val="21"/>
                <w:szCs w:val="21"/>
                <w:highlight w:val="none"/>
                <w:vertAlign w:val="baseline"/>
                <w:lang w:val="en-US" w:eastAsia="zh-CN"/>
              </w:rPr>
              <w:t>1.2</w:t>
            </w:r>
          </w:p>
        </w:tc>
        <w:tc>
          <w:tcPr>
            <w:tcW w:w="1487" w:type="dxa"/>
            <w:noWrap w:val="0"/>
            <w:vAlign w:val="center"/>
          </w:tcPr>
          <w:p w14:paraId="3213591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工程竣工图和建设单位对图纸的告知承诺</w:t>
            </w:r>
          </w:p>
        </w:tc>
        <w:tc>
          <w:tcPr>
            <w:tcW w:w="1200" w:type="dxa"/>
            <w:noWrap w:val="0"/>
            <w:vAlign w:val="center"/>
          </w:tcPr>
          <w:p w14:paraId="3D3FD3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原件：0</w:t>
            </w:r>
          </w:p>
          <w:p w14:paraId="0CF96F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复印件：0</w:t>
            </w:r>
          </w:p>
          <w:p w14:paraId="23DB2A1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电子化</w:t>
            </w:r>
          </w:p>
        </w:tc>
        <w:tc>
          <w:tcPr>
            <w:tcW w:w="2154" w:type="dxa"/>
            <w:noWrap w:val="0"/>
            <w:vAlign w:val="center"/>
          </w:tcPr>
          <w:p w14:paraId="6C2484B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val="en-US" w:eastAsia="zh-CN"/>
              </w:rPr>
              <w:t>1.</w:t>
            </w:r>
            <w:r>
              <w:rPr>
                <w:rFonts w:hint="eastAsia"/>
                <w:b/>
                <w:bCs/>
                <w:sz w:val="21"/>
                <w:szCs w:val="21"/>
                <w:highlight w:val="none"/>
                <w:vertAlign w:val="baseline"/>
                <w:lang w:eastAsia="zh-CN"/>
              </w:rPr>
              <w:t>必要</w:t>
            </w:r>
          </w:p>
          <w:p w14:paraId="76CBFB5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b/>
                <w:bCs/>
                <w:sz w:val="21"/>
                <w:szCs w:val="21"/>
                <w:highlight w:val="none"/>
                <w:vertAlign w:val="baseline"/>
                <w:lang w:val="en-US" w:eastAsia="zh-CN"/>
              </w:rPr>
              <w:t>2.</w:t>
            </w:r>
            <w:r>
              <w:rPr>
                <w:rFonts w:hint="eastAsia"/>
                <w:b/>
                <w:bCs/>
                <w:sz w:val="21"/>
                <w:szCs w:val="21"/>
                <w:highlight w:val="none"/>
                <w:vertAlign w:val="baseline"/>
                <w:lang w:eastAsia="zh-CN"/>
              </w:rPr>
              <w:t>其他要求：</w:t>
            </w:r>
          </w:p>
          <w:p w14:paraId="5D77BF3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材料类型：其他</w:t>
            </w:r>
          </w:p>
          <w:p w14:paraId="2766B29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材料形式：电子化</w:t>
            </w:r>
          </w:p>
          <w:p w14:paraId="535E04E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是否免提交：否</w:t>
            </w:r>
          </w:p>
        </w:tc>
        <w:tc>
          <w:tcPr>
            <w:tcW w:w="2458" w:type="dxa"/>
            <w:noWrap w:val="0"/>
            <w:vAlign w:val="center"/>
          </w:tcPr>
          <w:p w14:paraId="0EC9226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val="en-US" w:eastAsia="zh-CN"/>
              </w:rPr>
              <w:t>1.《</w:t>
            </w:r>
            <w:r>
              <w:rPr>
                <w:rFonts w:hint="eastAsia"/>
                <w:sz w:val="21"/>
                <w:szCs w:val="21"/>
                <w:highlight w:val="none"/>
                <w:vertAlign w:val="baseline"/>
                <w:lang w:eastAsia="zh-CN"/>
              </w:rPr>
              <w:t>工程竣工图</w:t>
            </w:r>
            <w:r>
              <w:rPr>
                <w:rFonts w:hint="eastAsia"/>
                <w:sz w:val="21"/>
                <w:szCs w:val="21"/>
                <w:highlight w:val="none"/>
                <w:vertAlign w:val="baseline"/>
                <w:lang w:val="en-US" w:eastAsia="zh-CN"/>
              </w:rPr>
              <w:t>》</w:t>
            </w:r>
            <w:r>
              <w:rPr>
                <w:rFonts w:hint="eastAsia"/>
                <w:sz w:val="21"/>
                <w:szCs w:val="21"/>
                <w:highlight w:val="none"/>
                <w:vertAlign w:val="baseline"/>
                <w:lang w:eastAsia="zh-CN"/>
              </w:rPr>
              <w:t>示例样本图纸</w:t>
            </w:r>
          </w:p>
          <w:p w14:paraId="0F3959F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2.《</w:t>
            </w:r>
            <w:r>
              <w:rPr>
                <w:rFonts w:hint="eastAsia"/>
                <w:sz w:val="21"/>
                <w:szCs w:val="21"/>
                <w:highlight w:val="none"/>
                <w:vertAlign w:val="baseline"/>
                <w:lang w:eastAsia="zh-CN"/>
              </w:rPr>
              <w:t>建设单位对图纸的告知承诺书</w:t>
            </w:r>
            <w:r>
              <w:rPr>
                <w:rFonts w:hint="eastAsia"/>
                <w:sz w:val="21"/>
                <w:szCs w:val="21"/>
                <w:highlight w:val="none"/>
                <w:vertAlign w:val="baseline"/>
                <w:lang w:val="en-US" w:eastAsia="zh-CN"/>
              </w:rPr>
              <w:t>》</w:t>
            </w:r>
            <w:r>
              <w:rPr>
                <w:rFonts w:hint="eastAsia"/>
                <w:sz w:val="21"/>
                <w:szCs w:val="21"/>
                <w:highlight w:val="none"/>
                <w:vertAlign w:val="baseline"/>
                <w:lang w:eastAsia="zh-CN"/>
              </w:rPr>
              <w:t>示例样本</w:t>
            </w:r>
          </w:p>
        </w:tc>
        <w:tc>
          <w:tcPr>
            <w:tcW w:w="6195" w:type="dxa"/>
            <w:noWrap w:val="0"/>
            <w:vAlign w:val="center"/>
          </w:tcPr>
          <w:p w14:paraId="1C0C02A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填报须知：</w:t>
            </w:r>
          </w:p>
          <w:p w14:paraId="3E903F1F">
            <w:pPr>
              <w:pStyle w:val="2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0" w:firstLineChars="0"/>
              <w:jc w:val="left"/>
              <w:textAlignment w:val="auto"/>
              <w:rPr>
                <w:rFonts w:hint="eastAsia" w:ascii="CESI宋体-GB13000" w:hAnsi="CESI宋体-GB13000" w:eastAsia="CESI宋体-GB13000" w:cs="CESI宋体-GB13000"/>
                <w:sz w:val="21"/>
                <w:szCs w:val="21"/>
                <w:highlight w:val="none"/>
                <w:lang w:eastAsia="zh-CN"/>
              </w:rPr>
            </w:pPr>
            <w:r>
              <w:rPr>
                <w:rFonts w:hint="eastAsia"/>
                <w:b w:val="0"/>
                <w:bCs w:val="0"/>
                <w:sz w:val="21"/>
                <w:szCs w:val="21"/>
                <w:highlight w:val="none"/>
                <w:vertAlign w:val="baseline"/>
                <w:lang w:eastAsia="zh-CN"/>
              </w:rPr>
              <w:t>1.按照专业分类上传PDF格式的工程竣工电子图纸一套（涉及消防、人防、</w:t>
            </w:r>
            <w:r>
              <w:rPr>
                <w:rFonts w:hint="eastAsia" w:ascii="CESI宋体-GB13000" w:hAnsi="CESI宋体-GB13000" w:eastAsia="CESI宋体-GB13000" w:cs="CESI宋体-GB13000"/>
                <w:sz w:val="21"/>
                <w:szCs w:val="21"/>
                <w:highlight w:val="none"/>
                <w:lang w:eastAsia="zh-CN"/>
              </w:rPr>
              <w:t>建设工程配套绿化工程</w:t>
            </w:r>
            <w:r>
              <w:rPr>
                <w:rFonts w:hint="eastAsia"/>
                <w:b w:val="0"/>
                <w:bCs w:val="0"/>
                <w:sz w:val="21"/>
                <w:szCs w:val="21"/>
                <w:highlight w:val="none"/>
                <w:vertAlign w:val="baseline"/>
                <w:lang w:eastAsia="zh-CN"/>
              </w:rPr>
              <w:t>的，一并提供对应的竣工图）；符合《房屋建筑制图统一标准》GB/T50001-20</w:t>
            </w:r>
            <w:r>
              <w:rPr>
                <w:rFonts w:hint="eastAsia" w:ascii="CESI宋体-GB13000" w:hAnsi="CESI宋体-GB13000" w:eastAsia="CESI宋体-GB13000" w:cs="CESI宋体-GB13000"/>
                <w:b w:val="0"/>
                <w:bCs w:val="0"/>
                <w:sz w:val="21"/>
                <w:szCs w:val="21"/>
                <w:highlight w:val="none"/>
                <w:vertAlign w:val="baseline"/>
                <w:lang w:eastAsia="zh-CN"/>
              </w:rPr>
              <w:t>17、《</w:t>
            </w:r>
            <w:r>
              <w:rPr>
                <w:rFonts w:hint="eastAsia" w:ascii="CESI宋体-GB13000" w:hAnsi="CESI宋体-GB13000" w:eastAsia="CESI宋体-GB13000" w:cs="CESI宋体-GB13000"/>
                <w:sz w:val="21"/>
                <w:szCs w:val="21"/>
                <w:highlight w:val="none"/>
              </w:rPr>
              <w:t>建设工程档案编制技术规范</w:t>
            </w:r>
            <w:r>
              <w:rPr>
                <w:rFonts w:hint="eastAsia" w:ascii="CESI宋体-GB13000" w:hAnsi="CESI宋体-GB13000" w:eastAsia="CESI宋体-GB13000" w:cs="CESI宋体-GB13000"/>
                <w:b w:val="0"/>
                <w:bCs w:val="0"/>
                <w:sz w:val="21"/>
                <w:szCs w:val="21"/>
                <w:highlight w:val="none"/>
                <w:vertAlign w:val="baseline"/>
                <w:lang w:eastAsia="zh-CN"/>
              </w:rPr>
              <w:t>》</w:t>
            </w:r>
            <w:r>
              <w:rPr>
                <w:rFonts w:hint="eastAsia" w:ascii="CESI宋体-GB13000" w:hAnsi="CESI宋体-GB13000" w:eastAsia="CESI宋体-GB13000" w:cs="CESI宋体-GB13000"/>
                <w:sz w:val="21"/>
                <w:szCs w:val="21"/>
                <w:highlight w:val="none"/>
              </w:rPr>
              <w:t>DB4401T 55—2020</w:t>
            </w:r>
            <w:r>
              <w:rPr>
                <w:rFonts w:hint="eastAsia" w:cs="CESI宋体-GB13000"/>
                <w:sz w:val="21"/>
                <w:szCs w:val="21"/>
                <w:highlight w:val="none"/>
                <w:lang w:eastAsia="zh-CN"/>
              </w:rPr>
              <w:t>标准</w:t>
            </w:r>
            <w:r>
              <w:rPr>
                <w:rFonts w:hint="eastAsia" w:ascii="CESI宋体-GB13000" w:hAnsi="CESI宋体-GB13000" w:eastAsia="CESI宋体-GB13000" w:cs="CESI宋体-GB13000"/>
                <w:sz w:val="21"/>
                <w:szCs w:val="21"/>
                <w:highlight w:val="none"/>
                <w:lang w:eastAsia="zh-CN"/>
              </w:rPr>
              <w:t>要求。</w:t>
            </w:r>
          </w:p>
          <w:p w14:paraId="635667A7">
            <w:pPr>
              <w:pStyle w:val="2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0" w:firstLineChars="0"/>
              <w:jc w:val="left"/>
              <w:textAlignment w:val="auto"/>
              <w:rPr>
                <w:rFonts w:hint="eastAsia"/>
                <w:b w:val="0"/>
                <w:bCs w:val="0"/>
                <w:sz w:val="21"/>
                <w:szCs w:val="21"/>
                <w:highlight w:val="none"/>
                <w:vertAlign w:val="baseline"/>
                <w:lang w:eastAsia="zh-CN"/>
              </w:rPr>
            </w:pPr>
            <w:r>
              <w:rPr>
                <w:rFonts w:hint="eastAsia"/>
                <w:b w:val="0"/>
                <w:bCs w:val="0"/>
                <w:sz w:val="21"/>
                <w:szCs w:val="21"/>
                <w:highlight w:val="none"/>
                <w:vertAlign w:val="baseline"/>
                <w:lang w:val="en-US" w:eastAsia="zh-CN"/>
              </w:rPr>
              <w:t>2.</w:t>
            </w:r>
            <w:r>
              <w:rPr>
                <w:rFonts w:hint="eastAsia"/>
                <w:b w:val="0"/>
                <w:bCs w:val="0"/>
                <w:sz w:val="21"/>
                <w:szCs w:val="21"/>
                <w:highlight w:val="none"/>
                <w:vertAlign w:val="baseline"/>
                <w:lang w:eastAsia="zh-CN"/>
              </w:rPr>
              <w:t>文件命名建议采用：序号_图号_名称.pdf，序号图号和名称之间用_(下划线)来分隔；宽幅的横式图纸，不要改为纵向输出；图纸不能有“审图专用，不可用于施工”之类的标志。</w:t>
            </w:r>
          </w:p>
          <w:p w14:paraId="5AAA772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sz w:val="21"/>
                <w:szCs w:val="21"/>
                <w:highlight w:val="none"/>
                <w:vertAlign w:val="baseline"/>
                <w:lang w:eastAsia="zh-CN"/>
              </w:rPr>
            </w:pPr>
            <w:r>
              <w:rPr>
                <w:rFonts w:hint="eastAsia" w:ascii="CESI宋体-GB13000" w:hAnsi="CESI宋体-GB13000" w:eastAsia="CESI宋体-GB13000" w:cs="CESI宋体-GB13000"/>
                <w:b w:val="0"/>
                <w:bCs w:val="0"/>
                <w:sz w:val="21"/>
                <w:szCs w:val="21"/>
                <w:highlight w:val="none"/>
                <w:vertAlign w:val="baseline"/>
                <w:lang w:val="en-US" w:eastAsia="zh-CN"/>
              </w:rPr>
              <w:t>3</w:t>
            </w:r>
            <w:r>
              <w:rPr>
                <w:rFonts w:hint="eastAsia" w:ascii="CESI宋体-GB13000" w:hAnsi="CESI宋体-GB13000" w:eastAsia="CESI宋体-GB13000" w:cs="CESI宋体-GB13000"/>
                <w:b w:val="0"/>
                <w:bCs w:val="0"/>
                <w:sz w:val="21"/>
                <w:szCs w:val="21"/>
                <w:highlight w:val="none"/>
                <w:vertAlign w:val="baseline"/>
                <w:lang w:eastAsia="zh-CN"/>
              </w:rPr>
              <w:t>.同时</w:t>
            </w:r>
            <w:r>
              <w:rPr>
                <w:rFonts w:hint="eastAsia"/>
                <w:b w:val="0"/>
                <w:bCs w:val="0"/>
                <w:sz w:val="21"/>
                <w:szCs w:val="21"/>
                <w:highlight w:val="none"/>
                <w:vertAlign w:val="baseline"/>
                <w:lang w:eastAsia="zh-CN"/>
              </w:rPr>
              <w:t>提交建设单位对图纸的告知承诺（承诺上传的竣工图纸与各专项验收的图纸相一致，与提交联合测绘并经确认的图纸相一致）。</w:t>
            </w:r>
          </w:p>
          <w:p w14:paraId="7537312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来源渠道：</w:t>
            </w:r>
          </w:p>
          <w:p w14:paraId="3F1E966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b w:val="0"/>
                <w:bCs w:val="0"/>
                <w:sz w:val="21"/>
                <w:szCs w:val="21"/>
                <w:highlight w:val="none"/>
                <w:vertAlign w:val="baseline"/>
                <w:lang w:eastAsia="zh-CN"/>
              </w:rPr>
              <w:t>来源渠道名称：申请人自备</w:t>
            </w:r>
          </w:p>
        </w:tc>
      </w:tr>
      <w:tr w14:paraId="7ACFB870">
        <w:trPr>
          <w:jc w:val="center"/>
        </w:trPr>
        <w:tc>
          <w:tcPr>
            <w:tcW w:w="680" w:type="dxa"/>
            <w:noWrap w:val="0"/>
            <w:vAlign w:val="center"/>
          </w:tcPr>
          <w:p w14:paraId="7067E2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sz w:val="21"/>
                <w:szCs w:val="21"/>
                <w:highlight w:val="none"/>
                <w:vertAlign w:val="baseline"/>
                <w:lang w:val="en-US" w:eastAsia="zh-CN"/>
              </w:rPr>
            </w:pPr>
            <w:r>
              <w:rPr>
                <w:rFonts w:hint="eastAsia" w:ascii="CESI宋体-GB13000" w:hAnsi="CESI宋体-GB13000" w:cs="CESI宋体-GB13000"/>
                <w:sz w:val="21"/>
                <w:szCs w:val="21"/>
                <w:highlight w:val="none"/>
                <w:vertAlign w:val="baseline"/>
                <w:lang w:val="en-US" w:eastAsia="zh-CN"/>
              </w:rPr>
              <w:t>1.</w:t>
            </w:r>
            <w:r>
              <w:rPr>
                <w:rFonts w:hint="eastAsia" w:ascii="CESI宋体-GB13000" w:hAnsi="CESI宋体-GB13000" w:eastAsia="CESI宋体-GB13000" w:cs="CESI宋体-GB13000"/>
                <w:sz w:val="21"/>
                <w:szCs w:val="21"/>
                <w:highlight w:val="none"/>
                <w:vertAlign w:val="baseline"/>
                <w:lang w:val="en-US" w:eastAsia="zh-CN"/>
              </w:rPr>
              <w:t>3</w:t>
            </w:r>
          </w:p>
        </w:tc>
        <w:tc>
          <w:tcPr>
            <w:tcW w:w="1487" w:type="dxa"/>
            <w:noWrap w:val="0"/>
            <w:vAlign w:val="center"/>
          </w:tcPr>
          <w:p w14:paraId="11D3AC6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海绵城市建设效果评估报告或情况说明</w:t>
            </w:r>
          </w:p>
        </w:tc>
        <w:tc>
          <w:tcPr>
            <w:tcW w:w="1200" w:type="dxa"/>
            <w:noWrap w:val="0"/>
            <w:vAlign w:val="center"/>
          </w:tcPr>
          <w:p w14:paraId="53EF32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原件：0</w:t>
            </w:r>
          </w:p>
          <w:p w14:paraId="3FFEF1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复印件：0</w:t>
            </w:r>
          </w:p>
          <w:p w14:paraId="2EF81AD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电子化</w:t>
            </w:r>
          </w:p>
        </w:tc>
        <w:tc>
          <w:tcPr>
            <w:tcW w:w="2154" w:type="dxa"/>
            <w:noWrap w:val="0"/>
            <w:vAlign w:val="center"/>
          </w:tcPr>
          <w:p w14:paraId="72ABF00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6CCE2CF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2CE937E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76ABB2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3C722C2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1C42276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sz w:val="21"/>
                <w:szCs w:val="21"/>
                <w:highlight w:val="none"/>
                <w:vertAlign w:val="baseline"/>
                <w:lang w:val="en-US" w:eastAsia="zh-CN"/>
              </w:rPr>
            </w:pPr>
            <w:r>
              <w:rPr>
                <w:rFonts w:hint="eastAsia"/>
                <w:color w:val="auto"/>
                <w:sz w:val="21"/>
                <w:szCs w:val="21"/>
                <w:highlight w:val="none"/>
                <w:vertAlign w:val="baseline"/>
                <w:lang w:eastAsia="zh-CN"/>
              </w:rPr>
              <w:t>是否免提交：否</w:t>
            </w:r>
          </w:p>
        </w:tc>
        <w:tc>
          <w:tcPr>
            <w:tcW w:w="2458" w:type="dxa"/>
            <w:noWrap w:val="0"/>
            <w:vAlign w:val="center"/>
          </w:tcPr>
          <w:p w14:paraId="028CE34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1.《广州市建设工程项目海绵城市建设效果评估报告编制大纲》</w:t>
            </w:r>
          </w:p>
          <w:p w14:paraId="4145E9A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2.《无需提交海绵城市建设效果评估报告的说明》样本</w:t>
            </w:r>
          </w:p>
        </w:tc>
        <w:tc>
          <w:tcPr>
            <w:tcW w:w="6195" w:type="dxa"/>
            <w:noWrap w:val="0"/>
            <w:vAlign w:val="center"/>
          </w:tcPr>
          <w:p w14:paraId="1DD239C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填报须知：</w:t>
            </w:r>
          </w:p>
          <w:p w14:paraId="35ABE86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b w:val="0"/>
                <w:bCs w:val="0"/>
                <w:sz w:val="21"/>
                <w:szCs w:val="21"/>
                <w:highlight w:val="none"/>
                <w:vertAlign w:val="baseline"/>
                <w:lang w:eastAsia="zh-CN"/>
              </w:rPr>
            </w:pPr>
            <w:r>
              <w:rPr>
                <w:rFonts w:hint="eastAsia"/>
                <w:b w:val="0"/>
                <w:bCs w:val="0"/>
                <w:sz w:val="21"/>
                <w:szCs w:val="21"/>
                <w:highlight w:val="none"/>
                <w:vertAlign w:val="baseline"/>
                <w:lang w:val="en-US" w:eastAsia="zh-CN"/>
              </w:rPr>
              <w:t>1.</w:t>
            </w:r>
            <w:r>
              <w:rPr>
                <w:rFonts w:hint="eastAsia"/>
                <w:b w:val="0"/>
                <w:bCs w:val="0"/>
                <w:sz w:val="21"/>
                <w:szCs w:val="21"/>
                <w:highlight w:val="none"/>
                <w:vertAlign w:val="baseline"/>
                <w:lang w:eastAsia="zh-CN"/>
              </w:rPr>
              <w:t>规划条件有载明海绵城市建设要求（或雨水径流控制要求）的新、改、扩建工程，建设单位按照“穗水河湖〔2021〕9号”文要求组织开展海绵城市建设效果评估，并将“评估通过”的评估报告正文上传。</w:t>
            </w:r>
          </w:p>
          <w:p w14:paraId="6D171A8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b w:val="0"/>
                <w:bCs w:val="0"/>
                <w:color w:val="auto"/>
                <w:sz w:val="21"/>
                <w:szCs w:val="21"/>
                <w:highlight w:val="none"/>
                <w:vertAlign w:val="baseline"/>
                <w:lang w:eastAsia="zh-CN"/>
              </w:rPr>
            </w:pPr>
            <w:r>
              <w:rPr>
                <w:rFonts w:hint="eastAsia"/>
                <w:color w:val="auto"/>
                <w:sz w:val="21"/>
                <w:szCs w:val="21"/>
                <w:highlight w:val="none"/>
                <w:vertAlign w:val="baseline"/>
                <w:lang w:val="en-US" w:eastAsia="zh-CN"/>
              </w:rPr>
              <w:t>2.规划条件未有海绵城市建设要求的提供情况说明</w:t>
            </w:r>
          </w:p>
          <w:p w14:paraId="083CFB6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b w:val="0"/>
                <w:bCs w:val="0"/>
                <w:color w:val="auto"/>
                <w:sz w:val="21"/>
                <w:szCs w:val="21"/>
                <w:highlight w:val="none"/>
                <w:vertAlign w:val="baseline"/>
                <w:lang w:eastAsia="zh-CN"/>
              </w:rPr>
            </w:pPr>
            <w:r>
              <w:rPr>
                <w:rFonts w:hint="eastAsia"/>
                <w:color w:val="auto"/>
                <w:sz w:val="21"/>
                <w:szCs w:val="21"/>
                <w:highlight w:val="none"/>
                <w:vertAlign w:val="baseline"/>
                <w:lang w:val="en-US" w:eastAsia="zh-CN"/>
              </w:rPr>
              <w:t>以上材料上传一件</w:t>
            </w:r>
          </w:p>
          <w:p w14:paraId="64790B5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来源渠道：</w:t>
            </w:r>
          </w:p>
          <w:p w14:paraId="14170D6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sz w:val="21"/>
                <w:szCs w:val="21"/>
                <w:highlight w:val="none"/>
                <w:vertAlign w:val="baseline"/>
                <w:lang w:eastAsia="zh-CN"/>
              </w:rPr>
            </w:pPr>
            <w:r>
              <w:rPr>
                <w:rFonts w:hint="eastAsia"/>
                <w:b w:val="0"/>
                <w:bCs w:val="0"/>
                <w:sz w:val="21"/>
                <w:szCs w:val="21"/>
                <w:highlight w:val="none"/>
                <w:vertAlign w:val="baseline"/>
                <w:lang w:eastAsia="zh-CN"/>
              </w:rPr>
              <w:t>来源渠道名称：申请人自备</w:t>
            </w:r>
          </w:p>
        </w:tc>
      </w:tr>
      <w:tr w14:paraId="17381D61">
        <w:trPr>
          <w:jc w:val="center"/>
        </w:trPr>
        <w:tc>
          <w:tcPr>
            <w:tcW w:w="680" w:type="dxa"/>
            <w:noWrap w:val="0"/>
            <w:vAlign w:val="center"/>
          </w:tcPr>
          <w:p w14:paraId="688BBA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sz w:val="21"/>
                <w:szCs w:val="21"/>
                <w:highlight w:val="none"/>
                <w:vertAlign w:val="baseline"/>
                <w:lang w:val="en-US" w:eastAsia="zh-CN"/>
              </w:rPr>
            </w:pPr>
            <w:r>
              <w:rPr>
                <w:rFonts w:hint="eastAsia" w:ascii="CESI宋体-GB13000" w:hAnsi="CESI宋体-GB13000" w:cs="CESI宋体-GB13000"/>
                <w:sz w:val="21"/>
                <w:szCs w:val="21"/>
                <w:highlight w:val="none"/>
                <w:vertAlign w:val="baseline"/>
                <w:lang w:val="en-US" w:eastAsia="zh-CN"/>
              </w:rPr>
              <w:t>1.</w:t>
            </w:r>
            <w:r>
              <w:rPr>
                <w:rFonts w:hint="eastAsia" w:ascii="CESI宋体-GB13000" w:hAnsi="CESI宋体-GB13000" w:eastAsia="CESI宋体-GB13000" w:cs="CESI宋体-GB13000"/>
                <w:sz w:val="21"/>
                <w:szCs w:val="21"/>
                <w:highlight w:val="none"/>
                <w:vertAlign w:val="baseline"/>
                <w:lang w:val="en-US" w:eastAsia="zh-CN"/>
              </w:rPr>
              <w:t>4</w:t>
            </w:r>
          </w:p>
        </w:tc>
        <w:tc>
          <w:tcPr>
            <w:tcW w:w="1487" w:type="dxa"/>
            <w:noWrap w:val="0"/>
            <w:vAlign w:val="center"/>
          </w:tcPr>
          <w:p w14:paraId="5DE9509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城市基础设施配套费缴费凭证或承诺函</w:t>
            </w:r>
          </w:p>
        </w:tc>
        <w:tc>
          <w:tcPr>
            <w:tcW w:w="1200" w:type="dxa"/>
            <w:noWrap w:val="0"/>
            <w:vAlign w:val="center"/>
          </w:tcPr>
          <w:p w14:paraId="156CA7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原件：0</w:t>
            </w:r>
          </w:p>
          <w:p w14:paraId="464B99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highlight w:val="none"/>
                <w:vertAlign w:val="baseline"/>
                <w:lang w:eastAsia="zh-CN"/>
              </w:rPr>
            </w:pPr>
            <w:r>
              <w:rPr>
                <w:rFonts w:hint="eastAsia"/>
                <w:sz w:val="21"/>
                <w:szCs w:val="21"/>
                <w:highlight w:val="none"/>
                <w:vertAlign w:val="baseline"/>
                <w:lang w:eastAsia="zh-CN"/>
              </w:rPr>
              <w:t>复印件：0</w:t>
            </w:r>
          </w:p>
          <w:p w14:paraId="558A62E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电子化</w:t>
            </w:r>
          </w:p>
        </w:tc>
        <w:tc>
          <w:tcPr>
            <w:tcW w:w="2154" w:type="dxa"/>
            <w:noWrap w:val="0"/>
            <w:vAlign w:val="center"/>
          </w:tcPr>
          <w:p w14:paraId="6436B9E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val="en-US" w:eastAsia="zh-CN"/>
              </w:rPr>
              <w:t>1.</w:t>
            </w:r>
            <w:r>
              <w:rPr>
                <w:rFonts w:hint="eastAsia"/>
                <w:b/>
                <w:bCs/>
                <w:sz w:val="21"/>
                <w:szCs w:val="21"/>
                <w:highlight w:val="none"/>
                <w:vertAlign w:val="baseline"/>
                <w:lang w:eastAsia="zh-CN"/>
              </w:rPr>
              <w:t>必要</w:t>
            </w:r>
          </w:p>
          <w:p w14:paraId="391F19D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b/>
                <w:bCs/>
                <w:sz w:val="21"/>
                <w:szCs w:val="21"/>
                <w:highlight w:val="none"/>
                <w:vertAlign w:val="baseline"/>
                <w:lang w:val="en-US" w:eastAsia="zh-CN"/>
              </w:rPr>
              <w:t>2.</w:t>
            </w:r>
            <w:r>
              <w:rPr>
                <w:rFonts w:hint="eastAsia"/>
                <w:b/>
                <w:bCs/>
                <w:sz w:val="21"/>
                <w:szCs w:val="21"/>
                <w:highlight w:val="none"/>
                <w:vertAlign w:val="baseline"/>
                <w:lang w:eastAsia="zh-CN"/>
              </w:rPr>
              <w:t>其他要求：</w:t>
            </w:r>
          </w:p>
          <w:p w14:paraId="7DD6584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材料类型：申请表格文书</w:t>
            </w:r>
          </w:p>
          <w:p w14:paraId="672D024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材料形式：电子化</w:t>
            </w:r>
          </w:p>
          <w:p w14:paraId="58C6B06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纸质材料规格：A4</w:t>
            </w:r>
          </w:p>
          <w:p w14:paraId="309AEF2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eastAsia="zh-CN"/>
              </w:rPr>
            </w:pPr>
            <w:r>
              <w:rPr>
                <w:rFonts w:hint="eastAsia"/>
                <w:sz w:val="21"/>
                <w:szCs w:val="21"/>
                <w:highlight w:val="none"/>
                <w:vertAlign w:val="baseline"/>
                <w:lang w:eastAsia="zh-CN"/>
              </w:rPr>
              <w:t>是否免提交：否</w:t>
            </w:r>
          </w:p>
        </w:tc>
        <w:tc>
          <w:tcPr>
            <w:tcW w:w="2458" w:type="dxa"/>
            <w:noWrap w:val="0"/>
            <w:vAlign w:val="center"/>
          </w:tcPr>
          <w:p w14:paraId="31C2169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1.《广州市城市基础设施配套费缴费办结单》示例样本</w:t>
            </w:r>
          </w:p>
          <w:p w14:paraId="5953CFF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2.《关于及时补缴城市基础设施配套费的承诺函》样本</w:t>
            </w:r>
          </w:p>
        </w:tc>
        <w:tc>
          <w:tcPr>
            <w:tcW w:w="6195" w:type="dxa"/>
            <w:noWrap w:val="0"/>
            <w:vAlign w:val="center"/>
          </w:tcPr>
          <w:p w14:paraId="22F0C43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填报须知：</w:t>
            </w:r>
          </w:p>
          <w:p w14:paraId="270DE90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1.上传城市基础设施配套费首次缴费手续（《广州市城市基础设施配套费缴费办结单（第1次）》）。</w:t>
            </w:r>
          </w:p>
          <w:p w14:paraId="08B3BB1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上传城市基础设施配套费“多退少补”补缴手续（《广州市城市基础设施配套费缴费办结单（第2次）》）；未能及时向配套费征收部门申请办理配套费的“多退少补”补缴手续的，上传《关于及时补缴城市基础设施配套费的承诺函》，在承诺期限内足额缴交。</w:t>
            </w:r>
          </w:p>
          <w:p w14:paraId="18E5485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bCs/>
                <w:sz w:val="21"/>
                <w:szCs w:val="21"/>
                <w:highlight w:val="none"/>
                <w:vertAlign w:val="baseline"/>
                <w:lang w:eastAsia="zh-CN"/>
              </w:rPr>
            </w:pPr>
            <w:r>
              <w:rPr>
                <w:rFonts w:hint="eastAsia" w:ascii="宋体" w:hAnsi="宋体" w:eastAsia="宋体" w:cs="宋体"/>
                <w:sz w:val="21"/>
                <w:szCs w:val="21"/>
                <w:lang w:val="en-US" w:eastAsia="zh-CN"/>
              </w:rPr>
              <w:t>(符合《广州市工程建设项目审批制度改革试点工作领导小组办公室关于印发进一步优化社会投资简易低风险工程设项目审批服务和质量安全监管模式实施意见（试行）的通知（穗建改〔2020〕3号)有关宗地内单体建筑面积小于2500平方米等条件的社会投资简易低风险项目不适用。)</w:t>
            </w:r>
          </w:p>
          <w:p w14:paraId="2C0ED4D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sz w:val="21"/>
                <w:szCs w:val="21"/>
                <w:highlight w:val="none"/>
                <w:vertAlign w:val="baseline"/>
                <w:lang w:eastAsia="zh-CN"/>
              </w:rPr>
            </w:pPr>
            <w:r>
              <w:rPr>
                <w:rFonts w:hint="eastAsia"/>
                <w:b/>
                <w:bCs/>
                <w:sz w:val="21"/>
                <w:szCs w:val="21"/>
                <w:highlight w:val="none"/>
                <w:vertAlign w:val="baseline"/>
                <w:lang w:eastAsia="zh-CN"/>
              </w:rPr>
              <w:t>来源渠道：</w:t>
            </w:r>
          </w:p>
          <w:p w14:paraId="3B8606E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sz w:val="21"/>
                <w:szCs w:val="21"/>
                <w:highlight w:val="none"/>
                <w:vertAlign w:val="baseline"/>
                <w:lang w:eastAsia="zh-CN"/>
              </w:rPr>
            </w:pPr>
            <w:r>
              <w:rPr>
                <w:rFonts w:hint="eastAsia"/>
                <w:b w:val="0"/>
                <w:bCs w:val="0"/>
                <w:sz w:val="21"/>
                <w:szCs w:val="21"/>
                <w:highlight w:val="none"/>
                <w:vertAlign w:val="baseline"/>
                <w:lang w:eastAsia="zh-CN"/>
              </w:rPr>
              <w:t>来源渠道名称：配套费征收部门办理</w:t>
            </w:r>
            <w:r>
              <w:rPr>
                <w:rFonts w:hint="eastAsia"/>
                <w:b w:val="0"/>
                <w:bCs w:val="0"/>
                <w:sz w:val="21"/>
                <w:szCs w:val="21"/>
                <w:highlight w:val="none"/>
                <w:vertAlign w:val="baseline"/>
                <w:lang w:val="en-US" w:eastAsia="zh-CN"/>
              </w:rPr>
              <w:t>/</w:t>
            </w:r>
            <w:r>
              <w:rPr>
                <w:rFonts w:hint="eastAsia"/>
                <w:b w:val="0"/>
                <w:bCs w:val="0"/>
                <w:sz w:val="21"/>
                <w:szCs w:val="21"/>
                <w:highlight w:val="none"/>
                <w:vertAlign w:val="baseline"/>
                <w:lang w:eastAsia="zh-CN"/>
              </w:rPr>
              <w:t>申请人自备</w:t>
            </w:r>
          </w:p>
        </w:tc>
      </w:tr>
    </w:tbl>
    <w:p w14:paraId="1B6237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57409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283CA7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eastAsia="zh-CN"/>
        </w:rPr>
      </w:pPr>
      <w:r>
        <w:rPr>
          <w:rFonts w:hint="eastAsia"/>
          <w:b/>
          <w:bCs/>
          <w:sz w:val="21"/>
          <w:szCs w:val="21"/>
          <w:highlight w:val="none"/>
          <w:vertAlign w:val="baseline"/>
          <w:lang w:val="en-US" w:eastAsia="zh-CN"/>
        </w:rPr>
        <w:t>2.工程（质量、消防）竣工验收监督所需材料</w:t>
      </w:r>
    </w:p>
    <w:tbl>
      <w:tblPr>
        <w:tblStyle w:val="33"/>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487"/>
        <w:gridCol w:w="1200"/>
        <w:gridCol w:w="2154"/>
        <w:gridCol w:w="2458"/>
        <w:gridCol w:w="6195"/>
      </w:tblGrid>
      <w:tr w14:paraId="797A7252">
        <w:trPr>
          <w:tblHeader/>
          <w:jc w:val="center"/>
        </w:trPr>
        <w:tc>
          <w:tcPr>
            <w:tcW w:w="680" w:type="dxa"/>
            <w:noWrap w:val="0"/>
            <w:vAlign w:val="top"/>
          </w:tcPr>
          <w:p w14:paraId="638C5F4F">
            <w:pPr>
              <w:keepNext w:val="0"/>
              <w:keepLines w:val="0"/>
              <w:pageBreakBefore w:val="0"/>
              <w:widowControl w:val="0"/>
              <w:kinsoku/>
              <w:wordWrap/>
              <w:overflowPunct/>
              <w:topLinePunct w:val="0"/>
              <w:autoSpaceDE/>
              <w:autoSpaceDN/>
              <w:bidi w:val="0"/>
              <w:adjustRightInd/>
              <w:snapToGrid/>
              <w:spacing w:line="240" w:lineRule="auto"/>
              <w:ind w:left="-105" w:leftChars="-50" w:right="-105" w:rightChars="-50"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序号</w:t>
            </w:r>
          </w:p>
        </w:tc>
        <w:tc>
          <w:tcPr>
            <w:tcW w:w="1487" w:type="dxa"/>
            <w:noWrap w:val="0"/>
            <w:vAlign w:val="top"/>
          </w:tcPr>
          <w:p w14:paraId="4ADC5D4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材料名称</w:t>
            </w:r>
          </w:p>
        </w:tc>
        <w:tc>
          <w:tcPr>
            <w:tcW w:w="1200" w:type="dxa"/>
            <w:noWrap w:val="0"/>
            <w:vAlign w:val="top"/>
          </w:tcPr>
          <w:p w14:paraId="6D3A8B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材料形式</w:t>
            </w:r>
          </w:p>
        </w:tc>
        <w:tc>
          <w:tcPr>
            <w:tcW w:w="2154" w:type="dxa"/>
            <w:noWrap w:val="0"/>
            <w:vAlign w:val="top"/>
          </w:tcPr>
          <w:p w14:paraId="72947C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材料要求</w:t>
            </w:r>
          </w:p>
        </w:tc>
        <w:tc>
          <w:tcPr>
            <w:tcW w:w="2458" w:type="dxa"/>
            <w:noWrap w:val="0"/>
            <w:vAlign w:val="top"/>
          </w:tcPr>
          <w:p w14:paraId="494670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材料下载</w:t>
            </w:r>
          </w:p>
        </w:tc>
        <w:tc>
          <w:tcPr>
            <w:tcW w:w="6195" w:type="dxa"/>
            <w:noWrap w:val="0"/>
            <w:vAlign w:val="top"/>
          </w:tcPr>
          <w:p w14:paraId="014D7E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其他信息</w:t>
            </w:r>
          </w:p>
        </w:tc>
      </w:tr>
      <w:tr w14:paraId="2F105EA5">
        <w:trPr>
          <w:jc w:val="center"/>
        </w:trPr>
        <w:tc>
          <w:tcPr>
            <w:tcW w:w="680" w:type="dxa"/>
            <w:noWrap w:val="0"/>
            <w:vAlign w:val="center"/>
          </w:tcPr>
          <w:p w14:paraId="7328088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2.1</w:t>
            </w:r>
          </w:p>
        </w:tc>
        <w:tc>
          <w:tcPr>
            <w:tcW w:w="1487" w:type="dxa"/>
            <w:noWrap w:val="0"/>
            <w:vAlign w:val="center"/>
          </w:tcPr>
          <w:p w14:paraId="1474877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勘察文件质量检查报告、设计文件质量检查报告、单位工程质量评估报告</w:t>
            </w:r>
          </w:p>
        </w:tc>
        <w:tc>
          <w:tcPr>
            <w:tcW w:w="1200" w:type="dxa"/>
            <w:noWrap w:val="0"/>
            <w:vAlign w:val="center"/>
          </w:tcPr>
          <w:p w14:paraId="3C4CCF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443C17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171E5D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671E839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60AFEAC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5F30DAE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29F34CD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7DD969F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7017653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390FACF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1.《勘察文件质量检查报告》空白表格</w:t>
            </w:r>
          </w:p>
          <w:p w14:paraId="7644035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2.《设计文件质量检查报告》空白表格</w:t>
            </w:r>
          </w:p>
          <w:p w14:paraId="4FBA7C5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color w:val="auto"/>
                <w:sz w:val="21"/>
                <w:szCs w:val="21"/>
                <w:highlight w:val="none"/>
                <w:vertAlign w:val="baseline"/>
                <w:lang w:val="en-US" w:eastAsia="zh-CN"/>
              </w:rPr>
            </w:pPr>
            <w:r>
              <w:rPr>
                <w:rFonts w:hint="eastAsia"/>
                <w:color w:val="auto"/>
                <w:sz w:val="21"/>
                <w:szCs w:val="21"/>
                <w:highlight w:val="none"/>
                <w:vertAlign w:val="baseline"/>
                <w:lang w:val="en-US" w:eastAsia="zh-CN"/>
              </w:rPr>
              <w:t>3.《单位工程质量评估报告》空白表格</w:t>
            </w:r>
          </w:p>
        </w:tc>
        <w:tc>
          <w:tcPr>
            <w:tcW w:w="6195" w:type="dxa"/>
            <w:noWrap w:val="0"/>
            <w:vAlign w:val="center"/>
          </w:tcPr>
          <w:p w14:paraId="7DDE7C9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5CFF31C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上传PDF格式、签字盖章齐全的《</w:t>
            </w:r>
            <w:r>
              <w:rPr>
                <w:rFonts w:hint="eastAsia"/>
                <w:color w:val="auto"/>
                <w:sz w:val="21"/>
                <w:szCs w:val="21"/>
                <w:highlight w:val="none"/>
                <w:vertAlign w:val="baseline"/>
                <w:lang w:eastAsia="zh-CN"/>
              </w:rPr>
              <w:t>勘察文件质量检查报告</w:t>
            </w:r>
            <w:r>
              <w:rPr>
                <w:rFonts w:hint="eastAsia"/>
                <w:b w:val="0"/>
                <w:bCs w:val="0"/>
                <w:color w:val="auto"/>
                <w:sz w:val="21"/>
                <w:szCs w:val="21"/>
                <w:highlight w:val="none"/>
                <w:vertAlign w:val="baseline"/>
                <w:lang w:eastAsia="zh-CN"/>
              </w:rPr>
              <w:t>》</w:t>
            </w:r>
            <w:r>
              <w:rPr>
                <w:rFonts w:hint="eastAsia"/>
                <w:color w:val="auto"/>
                <w:sz w:val="21"/>
                <w:szCs w:val="21"/>
                <w:highlight w:val="none"/>
                <w:vertAlign w:val="baseline"/>
                <w:lang w:eastAsia="zh-CN"/>
              </w:rPr>
              <w:t>《设计文件质量检查报告》《单位工程质量评估报告》，含消防、人防专业内容。</w:t>
            </w:r>
          </w:p>
          <w:p w14:paraId="2BCF238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3CF88E5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11B1C031">
        <w:trPr>
          <w:jc w:val="center"/>
        </w:trPr>
        <w:tc>
          <w:tcPr>
            <w:tcW w:w="680" w:type="dxa"/>
            <w:noWrap w:val="0"/>
            <w:vAlign w:val="center"/>
          </w:tcPr>
          <w:p w14:paraId="1E44AC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eastAsia="CESI宋体-GB13000" w:cs="CESI宋体-GB13000"/>
                <w:color w:val="auto"/>
                <w:sz w:val="21"/>
                <w:szCs w:val="21"/>
                <w:highlight w:val="none"/>
                <w:vertAlign w:val="baseline"/>
                <w:lang w:val="en-US" w:eastAsia="zh-CN"/>
              </w:rPr>
              <w:t>2</w:t>
            </w:r>
            <w:r>
              <w:rPr>
                <w:rFonts w:hint="eastAsia" w:ascii="CESI宋体-GB13000" w:hAnsi="CESI宋体-GB13000" w:cs="CESI宋体-GB13000"/>
                <w:color w:val="auto"/>
                <w:sz w:val="21"/>
                <w:szCs w:val="21"/>
                <w:highlight w:val="none"/>
                <w:vertAlign w:val="baseline"/>
                <w:lang w:val="en-US" w:eastAsia="zh-CN"/>
              </w:rPr>
              <w:t>.2</w:t>
            </w:r>
          </w:p>
        </w:tc>
        <w:tc>
          <w:tcPr>
            <w:tcW w:w="1487" w:type="dxa"/>
            <w:noWrap w:val="0"/>
            <w:vAlign w:val="center"/>
          </w:tcPr>
          <w:p w14:paraId="1D06CED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分部（子分部）工程质量验收记录</w:t>
            </w:r>
          </w:p>
        </w:tc>
        <w:tc>
          <w:tcPr>
            <w:tcW w:w="1200" w:type="dxa"/>
            <w:noWrap w:val="0"/>
            <w:vAlign w:val="center"/>
          </w:tcPr>
          <w:p w14:paraId="52E3C8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6254F0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030639D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63FAAE8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7E263CF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5D9E175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05CECC2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593B19A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66D9B6B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18E6720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1.《分部（系统）工程质量验收记录（通用表）》空白表格</w:t>
            </w:r>
          </w:p>
          <w:p w14:paraId="2046CC08">
            <w:pPr>
              <w:widowControl w:val="0"/>
              <w:spacing w:line="240" w:lineRule="auto"/>
              <w:ind w:firstLine="0"/>
              <w:jc w:val="both"/>
              <w:rPr>
                <w:rFonts w:hint="default"/>
                <w:color w:val="auto"/>
                <w:sz w:val="21"/>
                <w:szCs w:val="21"/>
                <w:highlight w:val="none"/>
                <w:vertAlign w:val="baseline"/>
                <w:lang w:val="en-US" w:eastAsia="zh-CN"/>
              </w:rPr>
            </w:pPr>
            <w:r>
              <w:rPr>
                <w:rFonts w:hint="eastAsia"/>
                <w:color w:val="auto"/>
                <w:sz w:val="21"/>
                <w:szCs w:val="21"/>
                <w:highlight w:val="none"/>
                <w:vertAlign w:val="baseline"/>
                <w:lang w:val="en-US" w:eastAsia="zh-CN"/>
              </w:rPr>
              <w:t>2.《子分部(系统、子系统)工程质量验收记录（通用表）》空白表格</w:t>
            </w:r>
          </w:p>
        </w:tc>
        <w:tc>
          <w:tcPr>
            <w:tcW w:w="6195" w:type="dxa"/>
            <w:noWrap w:val="0"/>
            <w:vAlign w:val="center"/>
          </w:tcPr>
          <w:p w14:paraId="18CE063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548C711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上传PDF格式、签字盖章齐全的所有《分部（子分部）工程质量验收记录》</w:t>
            </w:r>
            <w:r>
              <w:rPr>
                <w:rFonts w:hint="eastAsia"/>
                <w:color w:val="auto"/>
                <w:sz w:val="21"/>
                <w:szCs w:val="21"/>
                <w:highlight w:val="none"/>
                <w:vertAlign w:val="baseline"/>
                <w:lang w:eastAsia="zh-CN"/>
              </w:rPr>
              <w:t>（含消防、人防专业内容）</w:t>
            </w:r>
            <w:r>
              <w:rPr>
                <w:rFonts w:hint="eastAsia"/>
                <w:b w:val="0"/>
                <w:bCs w:val="0"/>
                <w:color w:val="auto"/>
                <w:sz w:val="21"/>
                <w:szCs w:val="21"/>
                <w:highlight w:val="none"/>
                <w:vertAlign w:val="baseline"/>
                <w:lang w:eastAsia="zh-CN"/>
              </w:rPr>
              <w:t>。</w:t>
            </w:r>
          </w:p>
          <w:p w14:paraId="4718F78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28EB8EB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eastAsia="zh-CN"/>
              </w:rPr>
              <w:t>来源渠道名称：申请人自备</w:t>
            </w:r>
          </w:p>
        </w:tc>
      </w:tr>
      <w:tr w14:paraId="554A6466">
        <w:trPr>
          <w:jc w:val="center"/>
        </w:trPr>
        <w:tc>
          <w:tcPr>
            <w:tcW w:w="680" w:type="dxa"/>
            <w:noWrap w:val="0"/>
            <w:vAlign w:val="center"/>
          </w:tcPr>
          <w:p w14:paraId="38F314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w:t>
            </w:r>
            <w:r>
              <w:rPr>
                <w:rFonts w:hint="eastAsia" w:ascii="CESI宋体-GB13000" w:hAnsi="CESI宋体-GB13000" w:eastAsia="CESI宋体-GB13000" w:cs="CESI宋体-GB13000"/>
                <w:color w:val="auto"/>
                <w:sz w:val="21"/>
                <w:szCs w:val="21"/>
                <w:highlight w:val="none"/>
                <w:vertAlign w:val="baseline"/>
                <w:lang w:val="en-US" w:eastAsia="zh-CN"/>
              </w:rPr>
              <w:t>3</w:t>
            </w:r>
          </w:p>
        </w:tc>
        <w:tc>
          <w:tcPr>
            <w:tcW w:w="1487" w:type="dxa"/>
            <w:noWrap w:val="0"/>
            <w:vAlign w:val="center"/>
          </w:tcPr>
          <w:p w14:paraId="4873B7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单位（子单位）工程预验收质量问题整改报告核查表</w:t>
            </w:r>
          </w:p>
        </w:tc>
        <w:tc>
          <w:tcPr>
            <w:tcW w:w="1200" w:type="dxa"/>
            <w:noWrap w:val="0"/>
            <w:vAlign w:val="center"/>
          </w:tcPr>
          <w:p w14:paraId="5B715C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3BEF1A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76BA862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36A587B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0E9443D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28412F4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280FD56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6903857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3CBE44D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5A78690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《单位（子单位）工程预验收质量问题整改报告核查表》空白表格</w:t>
            </w:r>
          </w:p>
          <w:p w14:paraId="14EFAA1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（以上出自</w:t>
            </w:r>
            <w:r>
              <w:rPr>
                <w:rFonts w:hint="default"/>
                <w:color w:val="auto"/>
                <w:sz w:val="21"/>
                <w:szCs w:val="21"/>
                <w:highlight w:val="none"/>
                <w:vertAlign w:val="baseline"/>
                <w:lang w:val="en-US" w:eastAsia="zh-CN"/>
              </w:rPr>
              <w:t>《广东省房屋建筑工程竣工验收技术资料统一用表》</w:t>
            </w:r>
            <w:r>
              <w:rPr>
                <w:rFonts w:hint="eastAsia"/>
                <w:color w:val="auto"/>
                <w:sz w:val="21"/>
                <w:szCs w:val="21"/>
                <w:highlight w:val="none"/>
                <w:vertAlign w:val="baseline"/>
                <w:lang w:val="en-US" w:eastAsia="zh-CN"/>
              </w:rPr>
              <w:t>）</w:t>
            </w:r>
          </w:p>
        </w:tc>
        <w:tc>
          <w:tcPr>
            <w:tcW w:w="6195" w:type="dxa"/>
            <w:noWrap w:val="0"/>
            <w:vAlign w:val="center"/>
          </w:tcPr>
          <w:p w14:paraId="3B6E62F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5384F79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上传PDF格式、签字盖章齐全的《单位（子单位）工程预验收质量问题整改报告核查表》</w:t>
            </w:r>
            <w:r>
              <w:rPr>
                <w:rFonts w:hint="eastAsia"/>
                <w:color w:val="auto"/>
                <w:sz w:val="21"/>
                <w:szCs w:val="21"/>
                <w:highlight w:val="none"/>
                <w:vertAlign w:val="baseline"/>
                <w:lang w:eastAsia="zh-CN"/>
              </w:rPr>
              <w:t>（含消防、人防专业内容）</w:t>
            </w:r>
            <w:r>
              <w:rPr>
                <w:rFonts w:hint="eastAsia"/>
                <w:b w:val="0"/>
                <w:bCs w:val="0"/>
                <w:color w:val="auto"/>
                <w:sz w:val="21"/>
                <w:szCs w:val="21"/>
                <w:highlight w:val="none"/>
                <w:vertAlign w:val="baseline"/>
                <w:lang w:eastAsia="zh-CN"/>
              </w:rPr>
              <w:t>。</w:t>
            </w:r>
          </w:p>
          <w:p w14:paraId="7DF7AA7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4A94041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51CADF59">
        <w:trPr>
          <w:jc w:val="center"/>
        </w:trPr>
        <w:tc>
          <w:tcPr>
            <w:tcW w:w="680" w:type="dxa"/>
            <w:noWrap w:val="0"/>
            <w:vAlign w:val="center"/>
          </w:tcPr>
          <w:p w14:paraId="41C939C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w:t>
            </w:r>
            <w:r>
              <w:rPr>
                <w:rFonts w:hint="eastAsia" w:ascii="CESI宋体-GB13000" w:hAnsi="CESI宋体-GB13000" w:eastAsia="CESI宋体-GB13000" w:cs="CESI宋体-GB13000"/>
                <w:color w:val="auto"/>
                <w:sz w:val="21"/>
                <w:szCs w:val="21"/>
                <w:highlight w:val="none"/>
                <w:vertAlign w:val="baseline"/>
                <w:lang w:val="en-US" w:eastAsia="zh-CN"/>
              </w:rPr>
              <w:t>4</w:t>
            </w:r>
          </w:p>
        </w:tc>
        <w:tc>
          <w:tcPr>
            <w:tcW w:w="1487" w:type="dxa"/>
            <w:noWrap w:val="0"/>
            <w:vAlign w:val="center"/>
          </w:tcPr>
          <w:p w14:paraId="56F8AE5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建设单位组织制定的竣工验收方案</w:t>
            </w:r>
          </w:p>
        </w:tc>
        <w:tc>
          <w:tcPr>
            <w:tcW w:w="1200" w:type="dxa"/>
            <w:noWrap w:val="0"/>
            <w:vAlign w:val="center"/>
          </w:tcPr>
          <w:p w14:paraId="30D670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043C94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05A94C8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3F89B70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708DE8D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1CA1134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5A529E8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67E67F5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50B0402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1B9B908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color w:val="auto"/>
                <w:sz w:val="21"/>
                <w:szCs w:val="21"/>
                <w:highlight w:val="none"/>
                <w:vertAlign w:val="baseline"/>
                <w:lang w:val="en-US" w:eastAsia="zh-CN"/>
              </w:rPr>
            </w:pPr>
            <w:r>
              <w:rPr>
                <w:rFonts w:hint="eastAsia"/>
                <w:color w:val="auto"/>
                <w:sz w:val="21"/>
                <w:szCs w:val="21"/>
                <w:highlight w:val="none"/>
                <w:vertAlign w:val="baseline"/>
                <w:lang w:val="en-US" w:eastAsia="zh-CN"/>
              </w:rPr>
              <w:t>无样本</w:t>
            </w:r>
          </w:p>
        </w:tc>
        <w:tc>
          <w:tcPr>
            <w:tcW w:w="6195" w:type="dxa"/>
            <w:noWrap w:val="0"/>
            <w:vAlign w:val="center"/>
          </w:tcPr>
          <w:p w14:paraId="5C78AC0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3BF48AB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上传PDF格式、盖章齐全的《竣工验收方案》</w:t>
            </w:r>
            <w:r>
              <w:rPr>
                <w:rFonts w:hint="eastAsia"/>
                <w:color w:val="auto"/>
                <w:sz w:val="21"/>
                <w:szCs w:val="21"/>
                <w:highlight w:val="none"/>
                <w:vertAlign w:val="baseline"/>
                <w:lang w:eastAsia="zh-CN"/>
              </w:rPr>
              <w:t>（含消防、人防专业内容）</w:t>
            </w:r>
            <w:r>
              <w:rPr>
                <w:rFonts w:hint="eastAsia"/>
                <w:b w:val="0"/>
                <w:bCs w:val="0"/>
                <w:color w:val="auto"/>
                <w:sz w:val="21"/>
                <w:szCs w:val="21"/>
                <w:highlight w:val="none"/>
                <w:vertAlign w:val="baseline"/>
                <w:lang w:eastAsia="zh-CN"/>
              </w:rPr>
              <w:t>。</w:t>
            </w:r>
          </w:p>
          <w:p w14:paraId="39FC22C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71D4765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6D7582FE">
        <w:trPr>
          <w:jc w:val="center"/>
        </w:trPr>
        <w:tc>
          <w:tcPr>
            <w:tcW w:w="680" w:type="dxa"/>
            <w:noWrap w:val="0"/>
            <w:vAlign w:val="center"/>
          </w:tcPr>
          <w:p w14:paraId="42B1DE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w:t>
            </w:r>
            <w:r>
              <w:rPr>
                <w:rFonts w:hint="eastAsia" w:ascii="CESI宋体-GB13000" w:hAnsi="CESI宋体-GB13000" w:eastAsia="CESI宋体-GB13000" w:cs="CESI宋体-GB13000"/>
                <w:color w:val="auto"/>
                <w:sz w:val="21"/>
                <w:szCs w:val="21"/>
                <w:highlight w:val="none"/>
                <w:vertAlign w:val="baseline"/>
                <w:lang w:val="en-US" w:eastAsia="zh-CN"/>
              </w:rPr>
              <w:t>5</w:t>
            </w:r>
          </w:p>
        </w:tc>
        <w:tc>
          <w:tcPr>
            <w:tcW w:w="1487" w:type="dxa"/>
            <w:noWrap w:val="0"/>
            <w:vAlign w:val="center"/>
          </w:tcPr>
          <w:p w14:paraId="2593CEF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房屋建筑工程质量保修书</w:t>
            </w:r>
          </w:p>
        </w:tc>
        <w:tc>
          <w:tcPr>
            <w:tcW w:w="1200" w:type="dxa"/>
            <w:noWrap w:val="0"/>
            <w:vAlign w:val="center"/>
          </w:tcPr>
          <w:p w14:paraId="2BA77C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3FCCF6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66C1F7A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38C721C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333573A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55FE84D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03DFD2B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3853AF3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7E74437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23B7E1F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val="en-US" w:eastAsia="zh-CN"/>
              </w:rPr>
              <w:t>1.</w:t>
            </w:r>
            <w:r>
              <w:rPr>
                <w:rFonts w:hint="eastAsia"/>
                <w:color w:val="auto"/>
                <w:sz w:val="21"/>
                <w:szCs w:val="21"/>
                <w:highlight w:val="none"/>
                <w:vertAlign w:val="baseline"/>
                <w:lang w:eastAsia="zh-CN"/>
              </w:rPr>
              <w:t>《房屋建筑工程质量保修书》空白表格</w:t>
            </w:r>
          </w:p>
          <w:p w14:paraId="029D72E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（以上出自</w:t>
            </w:r>
            <w:r>
              <w:rPr>
                <w:rFonts w:hint="default"/>
                <w:color w:val="auto"/>
                <w:sz w:val="21"/>
                <w:szCs w:val="21"/>
                <w:highlight w:val="none"/>
                <w:vertAlign w:val="baseline"/>
                <w:lang w:val="en-US" w:eastAsia="zh-CN"/>
              </w:rPr>
              <w:t>《广东省房屋建筑工程竣工验收技术资料统一用表》</w:t>
            </w:r>
            <w:r>
              <w:rPr>
                <w:rFonts w:hint="eastAsia"/>
                <w:color w:val="auto"/>
                <w:sz w:val="21"/>
                <w:szCs w:val="21"/>
                <w:highlight w:val="none"/>
                <w:vertAlign w:val="baseline"/>
                <w:lang w:val="en-US" w:eastAsia="zh-CN"/>
              </w:rPr>
              <w:t>）</w:t>
            </w:r>
          </w:p>
        </w:tc>
        <w:tc>
          <w:tcPr>
            <w:tcW w:w="6195" w:type="dxa"/>
            <w:noWrap w:val="0"/>
            <w:vAlign w:val="center"/>
          </w:tcPr>
          <w:p w14:paraId="67020BD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126B65B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上传PDF格式、签字盖章齐全的《</w:t>
            </w:r>
            <w:r>
              <w:rPr>
                <w:rFonts w:hint="eastAsia"/>
                <w:color w:val="auto"/>
                <w:sz w:val="21"/>
                <w:szCs w:val="21"/>
                <w:highlight w:val="none"/>
                <w:vertAlign w:val="baseline"/>
                <w:lang w:eastAsia="zh-CN"/>
              </w:rPr>
              <w:t>房屋建筑工程质量保修书</w:t>
            </w:r>
            <w:r>
              <w:rPr>
                <w:rFonts w:hint="eastAsia"/>
                <w:b w:val="0"/>
                <w:bCs w:val="0"/>
                <w:color w:val="auto"/>
                <w:sz w:val="21"/>
                <w:szCs w:val="21"/>
                <w:highlight w:val="none"/>
                <w:vertAlign w:val="baseline"/>
                <w:lang w:eastAsia="zh-CN"/>
              </w:rPr>
              <w:t>》。</w:t>
            </w:r>
          </w:p>
          <w:p w14:paraId="115D2D3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1687277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6F8732A8">
        <w:trPr>
          <w:jc w:val="center"/>
        </w:trPr>
        <w:tc>
          <w:tcPr>
            <w:tcW w:w="680" w:type="dxa"/>
            <w:noWrap w:val="0"/>
            <w:vAlign w:val="center"/>
          </w:tcPr>
          <w:p w14:paraId="0766D3F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w:t>
            </w:r>
            <w:r>
              <w:rPr>
                <w:rFonts w:hint="eastAsia" w:ascii="CESI宋体-GB13000" w:hAnsi="CESI宋体-GB13000" w:eastAsia="CESI宋体-GB13000" w:cs="CESI宋体-GB13000"/>
                <w:color w:val="auto"/>
                <w:sz w:val="21"/>
                <w:szCs w:val="21"/>
                <w:highlight w:val="none"/>
                <w:vertAlign w:val="baseline"/>
                <w:lang w:val="en-US" w:eastAsia="zh-CN"/>
              </w:rPr>
              <w:t>6</w:t>
            </w:r>
          </w:p>
        </w:tc>
        <w:tc>
          <w:tcPr>
            <w:tcW w:w="1487" w:type="dxa"/>
            <w:noWrap w:val="0"/>
            <w:vAlign w:val="center"/>
          </w:tcPr>
          <w:p w14:paraId="21A14E2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广东省建筑施工项目安全生产标准化评定结果告知书或终止工程项目施工安全监督告知书</w:t>
            </w:r>
          </w:p>
        </w:tc>
        <w:tc>
          <w:tcPr>
            <w:tcW w:w="1200" w:type="dxa"/>
            <w:noWrap w:val="0"/>
            <w:vAlign w:val="center"/>
          </w:tcPr>
          <w:p w14:paraId="012D47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2431F7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428012F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0E1D9C0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20D6503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4E24844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1142772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64B34FD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00FCE38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22704B1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1.《广东省建筑施工项目安全生产标准化评定结果告知书》示例样本</w:t>
            </w:r>
          </w:p>
          <w:p w14:paraId="34DA02A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color w:val="auto"/>
                <w:sz w:val="21"/>
                <w:szCs w:val="21"/>
                <w:highlight w:val="none"/>
                <w:vertAlign w:val="baseline"/>
                <w:lang w:val="en-US" w:eastAsia="zh-CN"/>
              </w:rPr>
            </w:pPr>
            <w:r>
              <w:rPr>
                <w:rFonts w:hint="eastAsia"/>
                <w:color w:val="auto"/>
                <w:sz w:val="21"/>
                <w:szCs w:val="21"/>
                <w:highlight w:val="none"/>
                <w:vertAlign w:val="baseline"/>
                <w:lang w:val="en-US" w:eastAsia="zh-CN"/>
              </w:rPr>
              <w:t>2.《终止工程项目施工安全监督告知书》样本</w:t>
            </w:r>
          </w:p>
        </w:tc>
        <w:tc>
          <w:tcPr>
            <w:tcW w:w="6195" w:type="dxa"/>
            <w:noWrap w:val="0"/>
            <w:vAlign w:val="center"/>
          </w:tcPr>
          <w:p w14:paraId="08DD800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1C281FF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上传PDF格式、盖章齐全的《</w:t>
            </w:r>
            <w:r>
              <w:rPr>
                <w:rFonts w:hint="eastAsia"/>
                <w:color w:val="auto"/>
                <w:sz w:val="21"/>
                <w:szCs w:val="21"/>
                <w:highlight w:val="none"/>
                <w:vertAlign w:val="baseline"/>
                <w:lang w:eastAsia="zh-CN"/>
              </w:rPr>
              <w:t>广东省建筑施工项目安全生产标准化评定结果告知书</w:t>
            </w:r>
            <w:r>
              <w:rPr>
                <w:rFonts w:hint="eastAsia"/>
                <w:b w:val="0"/>
                <w:bCs w:val="0"/>
                <w:color w:val="auto"/>
                <w:sz w:val="21"/>
                <w:szCs w:val="21"/>
                <w:highlight w:val="none"/>
                <w:vertAlign w:val="baseline"/>
                <w:lang w:eastAsia="zh-CN"/>
              </w:rPr>
              <w:t>》；对于申请分期联合验收的工程，可提供建设工程安全监督机构出具的《终止工程项目施工安全监督告知书》。</w:t>
            </w:r>
          </w:p>
          <w:p w14:paraId="6F3190A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16FDF75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来源渠道名称：项目完工后，施工单位向项目安全监督机构提交安全生产标准化自评材料，项目安全监督机构组织查验后出具。</w:t>
            </w:r>
          </w:p>
        </w:tc>
      </w:tr>
      <w:tr w14:paraId="7AE444C7">
        <w:trPr>
          <w:trHeight w:val="2235" w:hRule="atLeast"/>
          <w:jc w:val="center"/>
        </w:trPr>
        <w:tc>
          <w:tcPr>
            <w:tcW w:w="680" w:type="dxa"/>
            <w:noWrap w:val="0"/>
            <w:vAlign w:val="center"/>
          </w:tcPr>
          <w:p w14:paraId="3CBFB2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w:t>
            </w:r>
            <w:r>
              <w:rPr>
                <w:rFonts w:hint="eastAsia" w:ascii="CESI宋体-GB13000" w:hAnsi="CESI宋体-GB13000" w:eastAsia="CESI宋体-GB13000" w:cs="CESI宋体-GB13000"/>
                <w:color w:val="auto"/>
                <w:sz w:val="21"/>
                <w:szCs w:val="21"/>
                <w:highlight w:val="none"/>
                <w:vertAlign w:val="baseline"/>
                <w:lang w:val="en-US" w:eastAsia="zh-CN"/>
              </w:rPr>
              <w:t>7</w:t>
            </w:r>
          </w:p>
        </w:tc>
        <w:tc>
          <w:tcPr>
            <w:tcW w:w="1487" w:type="dxa"/>
            <w:noWrap w:val="0"/>
            <w:vAlign w:val="center"/>
          </w:tcPr>
          <w:p w14:paraId="2D84C99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建设单位已按合同约定支付工程款的证明文件</w:t>
            </w:r>
          </w:p>
        </w:tc>
        <w:tc>
          <w:tcPr>
            <w:tcW w:w="1200" w:type="dxa"/>
            <w:noWrap w:val="0"/>
            <w:vAlign w:val="center"/>
          </w:tcPr>
          <w:p w14:paraId="34C5E7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444D74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3F2F743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2B08AB0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522C8C6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55CA725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6E994D3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70BEAFA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351A915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56DDF03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FF0000"/>
                <w:sz w:val="21"/>
                <w:szCs w:val="21"/>
                <w:highlight w:val="none"/>
                <w:vertAlign w:val="baseline"/>
                <w:lang w:val="en-US" w:eastAsia="zh-CN"/>
              </w:rPr>
            </w:pPr>
            <w:r>
              <w:rPr>
                <w:rFonts w:hint="eastAsia"/>
                <w:color w:val="auto"/>
                <w:sz w:val="21"/>
                <w:szCs w:val="21"/>
                <w:highlight w:val="none"/>
                <w:vertAlign w:val="baseline"/>
                <w:lang w:val="en-US" w:eastAsia="zh-CN"/>
              </w:rPr>
              <w:t>《已按合同约定支付工程款证明文件》空白表格</w:t>
            </w:r>
          </w:p>
        </w:tc>
        <w:tc>
          <w:tcPr>
            <w:tcW w:w="6195" w:type="dxa"/>
            <w:noWrap w:val="0"/>
            <w:vAlign w:val="center"/>
          </w:tcPr>
          <w:p w14:paraId="7B4B3C7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2AC8BA3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上传PDF格式、签字盖章齐全的《</w:t>
            </w:r>
            <w:r>
              <w:rPr>
                <w:rFonts w:hint="eastAsia"/>
                <w:color w:val="auto"/>
                <w:sz w:val="21"/>
                <w:szCs w:val="21"/>
                <w:highlight w:val="none"/>
                <w:vertAlign w:val="baseline"/>
                <w:lang w:eastAsia="zh-CN"/>
              </w:rPr>
              <w:t>已按合同约定支付工程款证明文件</w:t>
            </w:r>
            <w:r>
              <w:rPr>
                <w:rFonts w:hint="eastAsia"/>
                <w:b w:val="0"/>
                <w:bCs w:val="0"/>
                <w:color w:val="auto"/>
                <w:sz w:val="21"/>
                <w:szCs w:val="21"/>
                <w:highlight w:val="none"/>
                <w:vertAlign w:val="baseline"/>
                <w:lang w:eastAsia="zh-CN"/>
              </w:rPr>
              <w:t>》。</w:t>
            </w:r>
          </w:p>
          <w:p w14:paraId="012BB7F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01F844E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78FEF25A">
        <w:trPr>
          <w:trHeight w:val="2298" w:hRule="atLeast"/>
          <w:jc w:val="center"/>
        </w:trPr>
        <w:tc>
          <w:tcPr>
            <w:tcW w:w="680" w:type="dxa"/>
            <w:noWrap w:val="0"/>
            <w:vAlign w:val="center"/>
          </w:tcPr>
          <w:p w14:paraId="740665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2.8</w:t>
            </w:r>
          </w:p>
        </w:tc>
        <w:tc>
          <w:tcPr>
            <w:tcW w:w="1487" w:type="dxa"/>
            <w:noWrap w:val="0"/>
            <w:vAlign w:val="center"/>
          </w:tcPr>
          <w:p w14:paraId="59DDE02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工程竣工验收报告</w:t>
            </w:r>
          </w:p>
        </w:tc>
        <w:tc>
          <w:tcPr>
            <w:tcW w:w="1200" w:type="dxa"/>
            <w:noWrap w:val="0"/>
            <w:vAlign w:val="center"/>
          </w:tcPr>
          <w:p w14:paraId="57322C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73E629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1D08BC0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7CD81B1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4996A60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60E0A46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78CA506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7FE6B03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1A77038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4299BBF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《单位工程（子单位）竣工验收报告》空白表格</w:t>
            </w:r>
          </w:p>
        </w:tc>
        <w:tc>
          <w:tcPr>
            <w:tcW w:w="6195" w:type="dxa"/>
            <w:noWrap w:val="0"/>
            <w:vAlign w:val="center"/>
          </w:tcPr>
          <w:p w14:paraId="0F36A70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2EA4BA5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1.资料审核阶段不需建设单位提供；</w:t>
            </w:r>
          </w:p>
          <w:p w14:paraId="45D7151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2.现场验收阶段，建设单位按照《建设工程质量管理条例》第16条要求准备材料备查；</w:t>
            </w:r>
          </w:p>
          <w:p w14:paraId="0603938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3.项目通过现场验收后，建设单位完成《工程竣工验收报告》后在系统中补充上传（含消防、人防专业内容）。</w:t>
            </w:r>
          </w:p>
          <w:p w14:paraId="545DB13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2F414E6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0D529ABE">
        <w:trPr>
          <w:jc w:val="center"/>
        </w:trPr>
        <w:tc>
          <w:tcPr>
            <w:tcW w:w="680" w:type="dxa"/>
            <w:noWrap w:val="0"/>
            <w:vAlign w:val="center"/>
          </w:tcPr>
          <w:p w14:paraId="5478404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2.9</w:t>
            </w:r>
          </w:p>
        </w:tc>
        <w:tc>
          <w:tcPr>
            <w:tcW w:w="1487" w:type="dxa"/>
            <w:noWrap w:val="0"/>
            <w:vAlign w:val="center"/>
          </w:tcPr>
          <w:p w14:paraId="0A5EC21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工程质量监督意见</w:t>
            </w:r>
          </w:p>
        </w:tc>
        <w:tc>
          <w:tcPr>
            <w:tcW w:w="1200" w:type="dxa"/>
            <w:noWrap w:val="0"/>
            <w:vAlign w:val="center"/>
          </w:tcPr>
          <w:p w14:paraId="4AEDC2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074EAA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2551EAD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2D5A445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24545D9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2C7B88F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材料类型：申请表格文书</w:t>
            </w:r>
          </w:p>
          <w:p w14:paraId="63BAD04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1BF500C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069404A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7E2E37C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《工程质量监督意见》示例样本</w:t>
            </w:r>
          </w:p>
        </w:tc>
        <w:tc>
          <w:tcPr>
            <w:tcW w:w="6195" w:type="dxa"/>
            <w:noWrap w:val="0"/>
            <w:vAlign w:val="center"/>
          </w:tcPr>
          <w:p w14:paraId="4C31AAC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36CF187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由工程质量监督机构上传，反映工程质量、消防、人防融合监管情况。</w:t>
            </w:r>
          </w:p>
          <w:p w14:paraId="46FCD7F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2CCFDD4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来源渠道名称：工程质量监督机构</w:t>
            </w:r>
          </w:p>
        </w:tc>
      </w:tr>
      <w:tr w14:paraId="4D73AE8F">
        <w:trPr>
          <w:jc w:val="center"/>
        </w:trPr>
        <w:tc>
          <w:tcPr>
            <w:tcW w:w="680" w:type="dxa"/>
            <w:noWrap w:val="0"/>
            <w:vAlign w:val="center"/>
          </w:tcPr>
          <w:p w14:paraId="58EAF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2.</w:t>
            </w:r>
            <w:r>
              <w:rPr>
                <w:rFonts w:hint="eastAsia" w:ascii="CESI宋体-GB13000" w:hAnsi="CESI宋体-GB13000" w:eastAsia="CESI宋体-GB13000" w:cs="CESI宋体-GB13000"/>
                <w:color w:val="auto"/>
                <w:sz w:val="21"/>
                <w:szCs w:val="21"/>
                <w:highlight w:val="none"/>
                <w:vertAlign w:val="baseline"/>
                <w:lang w:val="en-US" w:eastAsia="zh-CN"/>
              </w:rPr>
              <w:t>1</w:t>
            </w:r>
            <w:r>
              <w:rPr>
                <w:rFonts w:hint="eastAsia" w:ascii="CESI宋体-GB13000" w:hAnsi="CESI宋体-GB13000" w:cs="CESI宋体-GB13000"/>
                <w:color w:val="auto"/>
                <w:sz w:val="21"/>
                <w:szCs w:val="21"/>
                <w:highlight w:val="none"/>
                <w:vertAlign w:val="baseline"/>
                <w:lang w:val="en-US" w:eastAsia="zh-CN"/>
              </w:rPr>
              <w:t>0</w:t>
            </w:r>
          </w:p>
        </w:tc>
        <w:tc>
          <w:tcPr>
            <w:tcW w:w="1487" w:type="dxa"/>
            <w:noWrap w:val="0"/>
            <w:vAlign w:val="center"/>
          </w:tcPr>
          <w:p w14:paraId="638BD0C6">
            <w:pPr>
              <w:spacing w:line="240" w:lineRule="auto"/>
              <w:ind w:firstLine="0" w:firstLineChars="0"/>
              <w:rPr>
                <w:rFonts w:hint="eastAsia"/>
                <w:color w:val="auto"/>
                <w:sz w:val="21"/>
                <w:szCs w:val="21"/>
                <w:highlight w:val="none"/>
                <w:vertAlign w:val="baseline"/>
                <w:lang w:val="en-US" w:eastAsia="zh-CN"/>
              </w:rPr>
            </w:pPr>
            <w:r>
              <w:rPr>
                <w:rFonts w:hint="eastAsia"/>
                <w:color w:val="auto"/>
                <w:sz w:val="21"/>
                <w:szCs w:val="21"/>
                <w:highlight w:val="none"/>
              </w:rPr>
              <w:t>建设工程竣工验收消防查验报告</w:t>
            </w:r>
          </w:p>
        </w:tc>
        <w:tc>
          <w:tcPr>
            <w:tcW w:w="1200" w:type="dxa"/>
            <w:noWrap w:val="0"/>
            <w:vAlign w:val="center"/>
          </w:tcPr>
          <w:p w14:paraId="14C219FE">
            <w:pPr>
              <w:spacing w:line="240" w:lineRule="auto"/>
              <w:ind w:firstLine="0" w:firstLineChars="0"/>
              <w:jc w:val="left"/>
              <w:rPr>
                <w:color w:val="auto"/>
                <w:sz w:val="21"/>
                <w:szCs w:val="21"/>
                <w:highlight w:val="none"/>
              </w:rPr>
            </w:pPr>
            <w:r>
              <w:rPr>
                <w:rFonts w:hint="eastAsia"/>
                <w:color w:val="auto"/>
                <w:sz w:val="21"/>
                <w:szCs w:val="21"/>
                <w:highlight w:val="none"/>
              </w:rPr>
              <w:t>原件：0</w:t>
            </w:r>
          </w:p>
          <w:p w14:paraId="42475C55">
            <w:pPr>
              <w:spacing w:line="240" w:lineRule="auto"/>
              <w:ind w:firstLine="0" w:firstLineChars="0"/>
              <w:jc w:val="left"/>
              <w:rPr>
                <w:color w:val="auto"/>
                <w:sz w:val="21"/>
                <w:szCs w:val="21"/>
                <w:highlight w:val="none"/>
              </w:rPr>
            </w:pPr>
            <w:r>
              <w:rPr>
                <w:rFonts w:hint="eastAsia"/>
                <w:color w:val="auto"/>
                <w:sz w:val="21"/>
                <w:szCs w:val="21"/>
                <w:highlight w:val="none"/>
              </w:rPr>
              <w:t>复印件：0</w:t>
            </w:r>
          </w:p>
          <w:p w14:paraId="16CBA82C">
            <w:pPr>
              <w:spacing w:line="240" w:lineRule="auto"/>
              <w:ind w:firstLine="0" w:firstLineChars="0"/>
              <w:rPr>
                <w:rFonts w:hint="eastAsia"/>
                <w:color w:val="auto"/>
                <w:sz w:val="21"/>
                <w:szCs w:val="21"/>
                <w:highlight w:val="none"/>
                <w:vertAlign w:val="baseline"/>
                <w:lang w:eastAsia="zh-CN"/>
              </w:rPr>
            </w:pPr>
            <w:r>
              <w:rPr>
                <w:rFonts w:hint="eastAsia"/>
                <w:color w:val="auto"/>
                <w:sz w:val="21"/>
                <w:szCs w:val="21"/>
                <w:highlight w:val="none"/>
              </w:rPr>
              <w:t>电子化</w:t>
            </w:r>
          </w:p>
        </w:tc>
        <w:tc>
          <w:tcPr>
            <w:tcW w:w="2154" w:type="dxa"/>
            <w:noWrap w:val="0"/>
            <w:vAlign w:val="center"/>
          </w:tcPr>
          <w:p w14:paraId="2A9237BA">
            <w:pPr>
              <w:spacing w:line="240" w:lineRule="auto"/>
              <w:ind w:firstLine="0" w:firstLineChars="0"/>
              <w:rPr>
                <w:b/>
                <w:bCs/>
                <w:color w:val="auto"/>
                <w:sz w:val="21"/>
                <w:szCs w:val="21"/>
                <w:highlight w:val="none"/>
              </w:rPr>
            </w:pPr>
            <w:r>
              <w:rPr>
                <w:rFonts w:hint="eastAsia"/>
                <w:b/>
                <w:bCs/>
                <w:color w:val="auto"/>
                <w:sz w:val="21"/>
                <w:szCs w:val="21"/>
                <w:highlight w:val="none"/>
              </w:rPr>
              <w:t>1.必要</w:t>
            </w:r>
          </w:p>
          <w:p w14:paraId="0AA84570">
            <w:pPr>
              <w:spacing w:line="240" w:lineRule="auto"/>
              <w:ind w:firstLine="0" w:firstLineChars="0"/>
              <w:rPr>
                <w:color w:val="auto"/>
                <w:sz w:val="21"/>
                <w:szCs w:val="21"/>
                <w:highlight w:val="none"/>
              </w:rPr>
            </w:pPr>
            <w:r>
              <w:rPr>
                <w:rFonts w:hint="eastAsia"/>
                <w:b/>
                <w:bCs/>
                <w:color w:val="auto"/>
                <w:sz w:val="21"/>
                <w:szCs w:val="21"/>
                <w:highlight w:val="none"/>
              </w:rPr>
              <w:t>2.其他要求：</w:t>
            </w:r>
          </w:p>
          <w:p w14:paraId="3231713A">
            <w:pPr>
              <w:spacing w:line="240" w:lineRule="auto"/>
              <w:ind w:firstLine="0" w:firstLineChars="0"/>
              <w:rPr>
                <w:color w:val="auto"/>
                <w:sz w:val="21"/>
                <w:szCs w:val="21"/>
                <w:highlight w:val="none"/>
              </w:rPr>
            </w:pPr>
            <w:r>
              <w:rPr>
                <w:rFonts w:hint="eastAsia"/>
                <w:color w:val="auto"/>
                <w:sz w:val="21"/>
                <w:szCs w:val="21"/>
                <w:highlight w:val="none"/>
              </w:rPr>
              <w:t>材料类型：申请表格文书</w:t>
            </w:r>
          </w:p>
          <w:p w14:paraId="1A7B7E4D">
            <w:pPr>
              <w:spacing w:line="240" w:lineRule="auto"/>
              <w:ind w:firstLine="0" w:firstLineChars="0"/>
              <w:rPr>
                <w:color w:val="auto"/>
                <w:sz w:val="21"/>
                <w:szCs w:val="21"/>
                <w:highlight w:val="none"/>
              </w:rPr>
            </w:pPr>
            <w:r>
              <w:rPr>
                <w:rFonts w:hint="eastAsia"/>
                <w:color w:val="auto"/>
                <w:sz w:val="21"/>
                <w:szCs w:val="21"/>
                <w:highlight w:val="none"/>
              </w:rPr>
              <w:t>材料形式：电子化</w:t>
            </w:r>
          </w:p>
          <w:p w14:paraId="556C0E55">
            <w:pPr>
              <w:spacing w:line="240" w:lineRule="auto"/>
              <w:ind w:firstLine="0" w:firstLineChars="0"/>
              <w:rPr>
                <w:color w:val="auto"/>
                <w:sz w:val="21"/>
                <w:szCs w:val="21"/>
                <w:highlight w:val="none"/>
              </w:rPr>
            </w:pPr>
            <w:r>
              <w:rPr>
                <w:rFonts w:hint="eastAsia"/>
                <w:color w:val="auto"/>
                <w:sz w:val="21"/>
                <w:szCs w:val="21"/>
                <w:highlight w:val="none"/>
              </w:rPr>
              <w:t>纸质材料规格：A4</w:t>
            </w:r>
          </w:p>
          <w:p w14:paraId="45CFC7B0">
            <w:pPr>
              <w:spacing w:line="240" w:lineRule="auto"/>
              <w:ind w:firstLine="0" w:firstLineChars="0"/>
              <w:rPr>
                <w:rFonts w:hint="eastAsia"/>
                <w:color w:val="auto"/>
                <w:sz w:val="21"/>
                <w:szCs w:val="21"/>
                <w:highlight w:val="none"/>
                <w:vertAlign w:val="baseline"/>
                <w:lang w:eastAsia="zh-CN"/>
              </w:rPr>
            </w:pPr>
            <w:r>
              <w:rPr>
                <w:rFonts w:hint="eastAsia"/>
                <w:color w:val="auto"/>
                <w:sz w:val="21"/>
                <w:szCs w:val="21"/>
                <w:highlight w:val="none"/>
              </w:rPr>
              <w:t>是否免提交：否</w:t>
            </w:r>
          </w:p>
        </w:tc>
        <w:tc>
          <w:tcPr>
            <w:tcW w:w="2458" w:type="dxa"/>
            <w:noWrap w:val="0"/>
            <w:vAlign w:val="center"/>
          </w:tcPr>
          <w:p w14:paraId="0DBA280D">
            <w:pPr>
              <w:spacing w:line="240" w:lineRule="auto"/>
              <w:ind w:firstLine="0" w:firstLineChars="0"/>
              <w:rPr>
                <w:rFonts w:hint="eastAsia" w:eastAsia="仿宋_GB2312"/>
                <w:color w:val="auto"/>
                <w:sz w:val="21"/>
                <w:szCs w:val="21"/>
                <w:highlight w:val="none"/>
                <w:lang w:eastAsia="zh-CN"/>
              </w:rPr>
            </w:pPr>
            <w:r>
              <w:rPr>
                <w:rFonts w:hint="eastAsia"/>
                <w:color w:val="auto"/>
                <w:sz w:val="21"/>
                <w:szCs w:val="21"/>
                <w:highlight w:val="none"/>
                <w:lang w:val="en-US" w:eastAsia="zh-CN"/>
              </w:rPr>
              <w:t>1.《</w:t>
            </w:r>
            <w:r>
              <w:rPr>
                <w:rFonts w:hint="eastAsia"/>
                <w:color w:val="auto"/>
                <w:sz w:val="21"/>
                <w:szCs w:val="21"/>
                <w:highlight w:val="none"/>
              </w:rPr>
              <w:t>建设工程竣工验收消防查验报告</w:t>
            </w:r>
            <w:r>
              <w:rPr>
                <w:rFonts w:hint="eastAsia"/>
                <w:color w:val="auto"/>
                <w:sz w:val="21"/>
                <w:szCs w:val="21"/>
                <w:highlight w:val="none"/>
                <w:lang w:val="en-US" w:eastAsia="zh-CN"/>
              </w:rPr>
              <w:t>》</w:t>
            </w:r>
            <w:r>
              <w:rPr>
                <w:rFonts w:hint="eastAsia"/>
                <w:color w:val="auto"/>
                <w:sz w:val="21"/>
                <w:szCs w:val="21"/>
                <w:highlight w:val="none"/>
                <w:lang w:eastAsia="zh-CN"/>
              </w:rPr>
              <w:t>示例样本</w:t>
            </w:r>
          </w:p>
          <w:p w14:paraId="3CD70FC4">
            <w:pPr>
              <w:spacing w:line="240" w:lineRule="auto"/>
              <w:ind w:firstLine="0" w:firstLineChars="0"/>
              <w:rPr>
                <w:rFonts w:hint="eastAsia"/>
                <w:color w:val="auto"/>
                <w:sz w:val="21"/>
                <w:szCs w:val="21"/>
                <w:highlight w:val="none"/>
                <w:vertAlign w:val="baseline"/>
                <w:lang w:val="en-US" w:eastAsia="zh-CN"/>
              </w:rPr>
            </w:pPr>
            <w:r>
              <w:rPr>
                <w:rFonts w:hint="eastAsia"/>
                <w:color w:val="auto"/>
                <w:sz w:val="21"/>
                <w:szCs w:val="21"/>
                <w:highlight w:val="none"/>
                <w:lang w:val="en-US" w:eastAsia="zh-CN"/>
              </w:rPr>
              <w:t>2.《消防设计质量检查报告》《消防施工质量监理评估报告》《消防施工竣工报告》示例样本</w:t>
            </w:r>
          </w:p>
        </w:tc>
        <w:tc>
          <w:tcPr>
            <w:tcW w:w="6195" w:type="dxa"/>
            <w:noWrap w:val="0"/>
            <w:vAlign w:val="center"/>
          </w:tcPr>
          <w:p w14:paraId="0E76BE9E">
            <w:pPr>
              <w:spacing w:line="240" w:lineRule="auto"/>
              <w:ind w:firstLine="0" w:firstLineChars="0"/>
              <w:rPr>
                <w:b/>
                <w:bCs/>
                <w:color w:val="auto"/>
                <w:sz w:val="21"/>
                <w:szCs w:val="21"/>
                <w:highlight w:val="none"/>
              </w:rPr>
            </w:pPr>
            <w:r>
              <w:rPr>
                <w:rFonts w:hint="eastAsia"/>
                <w:b/>
                <w:bCs/>
                <w:color w:val="auto"/>
                <w:sz w:val="21"/>
                <w:szCs w:val="21"/>
                <w:highlight w:val="none"/>
              </w:rPr>
              <w:t>填报须知：</w:t>
            </w:r>
          </w:p>
          <w:p w14:paraId="01D0554F">
            <w:pPr>
              <w:spacing w:line="240" w:lineRule="auto"/>
              <w:ind w:firstLine="0" w:firstLineChars="0"/>
              <w:rPr>
                <w:color w:val="auto"/>
                <w:sz w:val="21"/>
                <w:szCs w:val="21"/>
                <w:highlight w:val="none"/>
              </w:rPr>
            </w:pPr>
            <w:r>
              <w:rPr>
                <w:rFonts w:hint="eastAsia"/>
                <w:color w:val="auto"/>
                <w:sz w:val="21"/>
                <w:szCs w:val="21"/>
                <w:highlight w:val="none"/>
              </w:rPr>
              <w:t>上传</w:t>
            </w:r>
            <w:r>
              <w:rPr>
                <w:color w:val="auto"/>
                <w:sz w:val="21"/>
                <w:szCs w:val="21"/>
                <w:highlight w:val="none"/>
              </w:rPr>
              <w:t>PDF格式、盖章齐全的</w:t>
            </w:r>
            <w:r>
              <w:rPr>
                <w:rFonts w:hint="eastAsia"/>
                <w:color w:val="auto"/>
                <w:sz w:val="21"/>
                <w:szCs w:val="21"/>
                <w:highlight w:val="none"/>
                <w:lang w:val="en-US" w:eastAsia="zh-CN"/>
              </w:rPr>
              <w:t>《</w:t>
            </w:r>
            <w:r>
              <w:rPr>
                <w:rFonts w:hint="eastAsia"/>
                <w:color w:val="auto"/>
                <w:sz w:val="21"/>
                <w:szCs w:val="21"/>
                <w:highlight w:val="none"/>
              </w:rPr>
              <w:t>建设工程竣工验收消防查验报告</w:t>
            </w:r>
            <w:r>
              <w:rPr>
                <w:rFonts w:hint="eastAsia"/>
                <w:color w:val="auto"/>
                <w:sz w:val="21"/>
                <w:szCs w:val="21"/>
                <w:highlight w:val="none"/>
                <w:lang w:val="en-US" w:eastAsia="zh-CN"/>
              </w:rPr>
              <w:t>》</w:t>
            </w:r>
            <w:r>
              <w:rPr>
                <w:rFonts w:hint="eastAsia"/>
                <w:color w:val="auto"/>
                <w:sz w:val="21"/>
                <w:szCs w:val="21"/>
                <w:highlight w:val="none"/>
              </w:rPr>
              <w:t>及其附件。</w:t>
            </w:r>
          </w:p>
          <w:p w14:paraId="5605B3F1">
            <w:pPr>
              <w:spacing w:line="240" w:lineRule="auto"/>
              <w:ind w:firstLine="0" w:firstLineChars="0"/>
              <w:rPr>
                <w:b/>
                <w:bCs/>
                <w:color w:val="auto"/>
                <w:sz w:val="21"/>
                <w:szCs w:val="21"/>
                <w:highlight w:val="none"/>
              </w:rPr>
            </w:pPr>
            <w:r>
              <w:rPr>
                <w:rFonts w:hint="eastAsia"/>
                <w:b/>
                <w:bCs/>
                <w:color w:val="auto"/>
                <w:sz w:val="21"/>
                <w:szCs w:val="21"/>
                <w:highlight w:val="none"/>
              </w:rPr>
              <w:t>来源渠道：</w:t>
            </w:r>
          </w:p>
          <w:p w14:paraId="41EC932E">
            <w:pPr>
              <w:spacing w:line="240" w:lineRule="auto"/>
              <w:ind w:firstLine="0" w:firstLineChars="0"/>
              <w:rPr>
                <w:rFonts w:hint="eastAsia"/>
                <w:b w:val="0"/>
                <w:bCs w:val="0"/>
                <w:color w:val="auto"/>
                <w:sz w:val="21"/>
                <w:szCs w:val="21"/>
                <w:highlight w:val="none"/>
                <w:vertAlign w:val="baseline"/>
                <w:lang w:eastAsia="zh-CN"/>
              </w:rPr>
            </w:pPr>
            <w:r>
              <w:rPr>
                <w:rFonts w:hint="eastAsia"/>
                <w:color w:val="auto"/>
                <w:sz w:val="21"/>
                <w:szCs w:val="21"/>
                <w:highlight w:val="none"/>
              </w:rPr>
              <w:t>来源渠道名称：申请人自备</w:t>
            </w:r>
          </w:p>
        </w:tc>
      </w:tr>
    </w:tbl>
    <w:p w14:paraId="7B4891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5BD473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38F0F7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62FF4A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429055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eastAsia="zh-CN"/>
        </w:rPr>
      </w:pPr>
      <w:r>
        <w:rPr>
          <w:rFonts w:hint="eastAsia"/>
          <w:b/>
          <w:bCs/>
          <w:sz w:val="21"/>
          <w:szCs w:val="21"/>
          <w:highlight w:val="none"/>
          <w:vertAlign w:val="baseline"/>
          <w:lang w:val="en-US" w:eastAsia="zh-CN"/>
        </w:rPr>
        <w:t>3.规划条件核实所需材料</w:t>
      </w:r>
    </w:p>
    <w:tbl>
      <w:tblPr>
        <w:tblStyle w:val="33"/>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487"/>
        <w:gridCol w:w="1200"/>
        <w:gridCol w:w="2154"/>
        <w:gridCol w:w="2458"/>
        <w:gridCol w:w="6195"/>
      </w:tblGrid>
      <w:tr w14:paraId="04F3AC6F">
        <w:trPr>
          <w:tblHeader/>
          <w:jc w:val="center"/>
        </w:trPr>
        <w:tc>
          <w:tcPr>
            <w:tcW w:w="680" w:type="dxa"/>
            <w:noWrap w:val="0"/>
            <w:vAlign w:val="top"/>
          </w:tcPr>
          <w:p w14:paraId="637051A3">
            <w:pPr>
              <w:keepNext w:val="0"/>
              <w:keepLines w:val="0"/>
              <w:pageBreakBefore w:val="0"/>
              <w:widowControl w:val="0"/>
              <w:kinsoku/>
              <w:wordWrap/>
              <w:overflowPunct/>
              <w:topLinePunct w:val="0"/>
              <w:autoSpaceDE/>
              <w:autoSpaceDN/>
              <w:bidi w:val="0"/>
              <w:adjustRightInd/>
              <w:snapToGrid/>
              <w:spacing w:line="240" w:lineRule="auto"/>
              <w:ind w:left="-105" w:leftChars="-50" w:right="-105" w:rightChars="-50"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序号</w:t>
            </w:r>
          </w:p>
        </w:tc>
        <w:tc>
          <w:tcPr>
            <w:tcW w:w="1487" w:type="dxa"/>
            <w:noWrap w:val="0"/>
            <w:vAlign w:val="top"/>
          </w:tcPr>
          <w:p w14:paraId="6F7B13D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材料名称</w:t>
            </w:r>
          </w:p>
        </w:tc>
        <w:tc>
          <w:tcPr>
            <w:tcW w:w="1200" w:type="dxa"/>
            <w:noWrap w:val="0"/>
            <w:vAlign w:val="top"/>
          </w:tcPr>
          <w:p w14:paraId="6B7083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材料形式</w:t>
            </w:r>
          </w:p>
        </w:tc>
        <w:tc>
          <w:tcPr>
            <w:tcW w:w="2154" w:type="dxa"/>
            <w:noWrap w:val="0"/>
            <w:vAlign w:val="top"/>
          </w:tcPr>
          <w:p w14:paraId="43ABECE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材料要求</w:t>
            </w:r>
          </w:p>
        </w:tc>
        <w:tc>
          <w:tcPr>
            <w:tcW w:w="2458" w:type="dxa"/>
            <w:noWrap w:val="0"/>
            <w:vAlign w:val="top"/>
          </w:tcPr>
          <w:p w14:paraId="4B6F1D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材料下载</w:t>
            </w:r>
          </w:p>
        </w:tc>
        <w:tc>
          <w:tcPr>
            <w:tcW w:w="6195" w:type="dxa"/>
            <w:noWrap w:val="0"/>
            <w:vAlign w:val="top"/>
          </w:tcPr>
          <w:p w14:paraId="7504A1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其他信息</w:t>
            </w:r>
          </w:p>
        </w:tc>
      </w:tr>
      <w:tr w14:paraId="635575AC">
        <w:trPr>
          <w:trHeight w:val="2120" w:hRule="atLeast"/>
          <w:jc w:val="center"/>
        </w:trPr>
        <w:tc>
          <w:tcPr>
            <w:tcW w:w="680" w:type="dxa"/>
            <w:noWrap w:val="0"/>
            <w:vAlign w:val="center"/>
          </w:tcPr>
          <w:p w14:paraId="3322A39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3.1</w:t>
            </w:r>
          </w:p>
        </w:tc>
        <w:tc>
          <w:tcPr>
            <w:tcW w:w="1487" w:type="dxa"/>
            <w:noWrap w:val="0"/>
            <w:vAlign w:val="center"/>
          </w:tcPr>
          <w:p w14:paraId="3F82E67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历史规划批复文件中要求在规划条件核实时提交的材料</w:t>
            </w:r>
          </w:p>
        </w:tc>
        <w:tc>
          <w:tcPr>
            <w:tcW w:w="1200" w:type="dxa"/>
            <w:noWrap w:val="0"/>
            <w:vAlign w:val="center"/>
          </w:tcPr>
          <w:p w14:paraId="5EDCAB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4E9FA0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125D58F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1FB805A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1.非</w:t>
            </w:r>
            <w:r>
              <w:rPr>
                <w:rFonts w:hint="eastAsia"/>
                <w:b/>
                <w:bCs/>
                <w:color w:val="auto"/>
                <w:sz w:val="21"/>
                <w:szCs w:val="21"/>
                <w:highlight w:val="none"/>
                <w:vertAlign w:val="baseline"/>
                <w:lang w:eastAsia="zh-CN"/>
              </w:rPr>
              <w:t>必要</w:t>
            </w:r>
          </w:p>
          <w:p w14:paraId="07171F4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648086C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w:t>
            </w:r>
            <w:ins w:id="7" w:author="戚玉霞" w:date="2024-09-06T18:47:00Z">
              <w:r>
                <w:rPr>
                  <w:rFonts w:hint="eastAsia"/>
                  <w:color w:val="auto"/>
                  <w:sz w:val="21"/>
                  <w:szCs w:val="21"/>
                  <w:highlight w:val="none"/>
                  <w:vertAlign w:val="baseline"/>
                  <w:lang w:eastAsia="zh-CN"/>
                </w:rPr>
                <w:t>其他</w:t>
              </w:r>
            </w:ins>
            <w:del w:id="8" w:author="戚玉霞" w:date="2024-09-06T18:47:00Z">
              <w:r>
                <w:rPr>
                  <w:rFonts w:hint="eastAsia"/>
                  <w:color w:val="auto"/>
                  <w:sz w:val="21"/>
                  <w:szCs w:val="21"/>
                  <w:highlight w:val="none"/>
                  <w:vertAlign w:val="baseline"/>
                  <w:lang w:eastAsia="zh-CN"/>
                </w:rPr>
                <w:delText>申请表格文书</w:delText>
              </w:r>
            </w:del>
          </w:p>
          <w:p w14:paraId="67B7318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w:t>
            </w:r>
            <w:ins w:id="9" w:author="戚玉霞" w:date="2024-09-06T18:48:00Z">
              <w:r>
                <w:rPr>
                  <w:rFonts w:hint="eastAsia"/>
                  <w:color w:val="auto"/>
                  <w:sz w:val="21"/>
                  <w:szCs w:val="21"/>
                  <w:highlight w:val="none"/>
                  <w:vertAlign w:val="baseline"/>
                  <w:lang w:eastAsia="zh-CN"/>
                </w:rPr>
                <w:t>纸质版</w:t>
              </w:r>
            </w:ins>
            <w:ins w:id="10" w:author="戚玉霞" w:date="2024-09-06T18:48:00Z">
              <w:r>
                <w:rPr>
                  <w:rFonts w:hint="eastAsia"/>
                  <w:color w:val="auto"/>
                  <w:sz w:val="21"/>
                  <w:szCs w:val="21"/>
                  <w:highlight w:val="none"/>
                  <w:vertAlign w:val="baseline"/>
                  <w:lang w:val="en-US" w:eastAsia="zh-CN"/>
                </w:rPr>
                <w:t>/</w:t>
              </w:r>
            </w:ins>
            <w:r>
              <w:rPr>
                <w:rFonts w:hint="eastAsia"/>
                <w:color w:val="auto"/>
                <w:sz w:val="21"/>
                <w:szCs w:val="21"/>
                <w:highlight w:val="none"/>
                <w:vertAlign w:val="baseline"/>
                <w:lang w:eastAsia="zh-CN"/>
              </w:rPr>
              <w:t>电子化</w:t>
            </w:r>
          </w:p>
          <w:p w14:paraId="0627580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09F5CE4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4AC14B3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p>
        </w:tc>
        <w:tc>
          <w:tcPr>
            <w:tcW w:w="6195" w:type="dxa"/>
            <w:noWrap w:val="0"/>
            <w:vAlign w:val="center"/>
          </w:tcPr>
          <w:p w14:paraId="3DEB9C9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56FFEFF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eastAsia="zh-CN"/>
              </w:rPr>
              <w:t>历史规划批复文件有要求的，</w:t>
            </w:r>
            <w:r>
              <w:rPr>
                <w:rFonts w:hint="eastAsia"/>
                <w:color w:val="auto"/>
                <w:sz w:val="21"/>
                <w:szCs w:val="21"/>
                <w:highlight w:val="none"/>
                <w:vertAlign w:val="baseline"/>
                <w:lang w:eastAsia="zh-CN"/>
              </w:rPr>
              <w:t>上传历史规划批复文件中要求在规划条件核实时提交的材料</w:t>
            </w:r>
            <w:r>
              <w:rPr>
                <w:rFonts w:hint="eastAsia"/>
                <w:b w:val="0"/>
                <w:bCs w:val="0"/>
                <w:color w:val="auto"/>
                <w:sz w:val="21"/>
                <w:szCs w:val="21"/>
                <w:highlight w:val="none"/>
                <w:vertAlign w:val="baseline"/>
                <w:lang w:val="en-US" w:eastAsia="zh-CN"/>
              </w:rPr>
              <w:t>。</w:t>
            </w:r>
          </w:p>
          <w:p w14:paraId="29A9C91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78DEF96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w:t>
            </w:r>
            <w:ins w:id="11" w:author="戚玉霞" w:date="2024-09-06T18:48:00Z">
              <w:r>
                <w:rPr>
                  <w:rFonts w:hint="eastAsia"/>
                  <w:b w:val="0"/>
                  <w:bCs w:val="0"/>
                  <w:color w:val="auto"/>
                  <w:sz w:val="21"/>
                  <w:szCs w:val="21"/>
                  <w:highlight w:val="none"/>
                  <w:vertAlign w:val="baseline"/>
                  <w:lang w:eastAsia="zh-CN"/>
                </w:rPr>
                <w:t>政府部门核发，自然资源部门</w:t>
              </w:r>
            </w:ins>
            <w:del w:id="12" w:author="戚玉霞" w:date="2024-09-06T18:48:00Z">
              <w:r>
                <w:rPr>
                  <w:rFonts w:hint="eastAsia"/>
                  <w:b w:val="0"/>
                  <w:bCs w:val="0"/>
                  <w:color w:val="auto"/>
                  <w:sz w:val="21"/>
                  <w:szCs w:val="21"/>
                  <w:highlight w:val="none"/>
                  <w:vertAlign w:val="baseline"/>
                  <w:lang w:eastAsia="zh-CN"/>
                </w:rPr>
                <w:delText>申请人自备</w:delText>
              </w:r>
            </w:del>
          </w:p>
        </w:tc>
      </w:tr>
      <w:tr w14:paraId="5F96E824">
        <w:trPr>
          <w:jc w:val="center"/>
        </w:trPr>
        <w:tc>
          <w:tcPr>
            <w:tcW w:w="680" w:type="dxa"/>
            <w:noWrap w:val="0"/>
            <w:vAlign w:val="center"/>
          </w:tcPr>
          <w:p w14:paraId="43872E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3.2</w:t>
            </w:r>
          </w:p>
        </w:tc>
        <w:tc>
          <w:tcPr>
            <w:tcW w:w="1487" w:type="dxa"/>
            <w:noWrap w:val="0"/>
            <w:vAlign w:val="center"/>
          </w:tcPr>
          <w:p w14:paraId="681F2D9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违法建设行政处罚决定及行政处罚执结材料</w:t>
            </w:r>
          </w:p>
        </w:tc>
        <w:tc>
          <w:tcPr>
            <w:tcW w:w="1200" w:type="dxa"/>
            <w:noWrap w:val="0"/>
            <w:vAlign w:val="center"/>
          </w:tcPr>
          <w:p w14:paraId="52B392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441AF0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48D5078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4C1F087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1.非</w:t>
            </w:r>
            <w:r>
              <w:rPr>
                <w:rFonts w:hint="eastAsia"/>
                <w:b/>
                <w:bCs/>
                <w:color w:val="auto"/>
                <w:sz w:val="21"/>
                <w:szCs w:val="21"/>
                <w:highlight w:val="none"/>
                <w:vertAlign w:val="baseline"/>
                <w:lang w:eastAsia="zh-CN"/>
              </w:rPr>
              <w:t>必要</w:t>
            </w:r>
          </w:p>
          <w:p w14:paraId="3E605F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2D6FAFB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w:t>
            </w:r>
            <w:ins w:id="13" w:author="戚玉霞" w:date="2024-09-06T18:48:00Z">
              <w:r>
                <w:rPr>
                  <w:rFonts w:hint="eastAsia"/>
                  <w:color w:val="auto"/>
                  <w:sz w:val="21"/>
                  <w:szCs w:val="21"/>
                  <w:highlight w:val="none"/>
                  <w:vertAlign w:val="baseline"/>
                  <w:lang w:eastAsia="zh-CN"/>
                </w:rPr>
                <w:t>其他</w:t>
              </w:r>
            </w:ins>
            <w:del w:id="14" w:author="戚玉霞" w:date="2024-09-06T18:48:00Z">
              <w:r>
                <w:rPr>
                  <w:rFonts w:hint="eastAsia"/>
                  <w:color w:val="auto"/>
                  <w:sz w:val="21"/>
                  <w:szCs w:val="21"/>
                  <w:highlight w:val="none"/>
                  <w:vertAlign w:val="baseline"/>
                  <w:lang w:eastAsia="zh-CN"/>
                </w:rPr>
                <w:delText>申请表格文书</w:delText>
              </w:r>
            </w:del>
          </w:p>
          <w:p w14:paraId="06BFEFC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w:t>
            </w:r>
            <w:ins w:id="15" w:author="戚玉霞" w:date="2024-09-06T18:48:00Z">
              <w:r>
                <w:rPr>
                  <w:rFonts w:hint="eastAsia"/>
                  <w:color w:val="auto"/>
                  <w:sz w:val="21"/>
                  <w:szCs w:val="21"/>
                  <w:highlight w:val="none"/>
                  <w:vertAlign w:val="baseline"/>
                  <w:lang w:eastAsia="zh-CN"/>
                </w:rPr>
                <w:t>纸质版</w:t>
              </w:r>
            </w:ins>
            <w:ins w:id="16" w:author="戚玉霞" w:date="2024-09-06T18:48:00Z">
              <w:r>
                <w:rPr>
                  <w:rFonts w:hint="eastAsia"/>
                  <w:color w:val="auto"/>
                  <w:sz w:val="21"/>
                  <w:szCs w:val="21"/>
                  <w:highlight w:val="none"/>
                  <w:vertAlign w:val="baseline"/>
                  <w:lang w:val="en-US" w:eastAsia="zh-CN"/>
                </w:rPr>
                <w:t>/</w:t>
              </w:r>
            </w:ins>
            <w:r>
              <w:rPr>
                <w:rFonts w:hint="eastAsia"/>
                <w:color w:val="auto"/>
                <w:sz w:val="21"/>
                <w:szCs w:val="21"/>
                <w:highlight w:val="none"/>
                <w:vertAlign w:val="baseline"/>
                <w:lang w:eastAsia="zh-CN"/>
              </w:rPr>
              <w:t>电子化</w:t>
            </w:r>
          </w:p>
          <w:p w14:paraId="5F9A922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0658519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6DDF9A7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p>
        </w:tc>
        <w:tc>
          <w:tcPr>
            <w:tcW w:w="6195" w:type="dxa"/>
            <w:noWrap w:val="0"/>
            <w:vAlign w:val="center"/>
          </w:tcPr>
          <w:p w14:paraId="022CF8A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13DCC7E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eastAsia="zh-CN"/>
              </w:rPr>
              <w:t>涉及违法建设行政处罚的，</w:t>
            </w:r>
            <w:r>
              <w:rPr>
                <w:rFonts w:hint="eastAsia"/>
                <w:color w:val="auto"/>
                <w:sz w:val="21"/>
                <w:szCs w:val="21"/>
                <w:highlight w:val="none"/>
                <w:vertAlign w:val="baseline"/>
                <w:lang w:eastAsia="zh-CN"/>
              </w:rPr>
              <w:t>上传</w:t>
            </w:r>
            <w:r>
              <w:rPr>
                <w:rFonts w:hint="eastAsia"/>
                <w:b w:val="0"/>
                <w:bCs w:val="0"/>
                <w:color w:val="auto"/>
                <w:sz w:val="21"/>
                <w:szCs w:val="21"/>
                <w:highlight w:val="none"/>
                <w:vertAlign w:val="baseline"/>
                <w:lang w:val="en-US" w:eastAsia="zh-CN"/>
              </w:rPr>
              <w:t>PDF</w:t>
            </w:r>
            <w:r>
              <w:rPr>
                <w:rFonts w:hint="eastAsia"/>
                <w:color w:val="auto"/>
                <w:sz w:val="21"/>
                <w:szCs w:val="21"/>
                <w:highlight w:val="none"/>
                <w:vertAlign w:val="baseline"/>
                <w:lang w:val="en-US" w:eastAsia="zh-CN"/>
              </w:rPr>
              <w:t>格式的</w:t>
            </w:r>
            <w:r>
              <w:rPr>
                <w:rFonts w:hint="eastAsia"/>
                <w:color w:val="auto"/>
                <w:sz w:val="21"/>
                <w:szCs w:val="21"/>
                <w:highlight w:val="none"/>
                <w:vertAlign w:val="baseline"/>
                <w:lang w:eastAsia="zh-CN"/>
              </w:rPr>
              <w:t>行政处罚决定及行政处罚执结材料</w:t>
            </w:r>
            <w:r>
              <w:rPr>
                <w:rFonts w:hint="eastAsia"/>
                <w:b w:val="0"/>
                <w:bCs w:val="0"/>
                <w:color w:val="auto"/>
                <w:sz w:val="21"/>
                <w:szCs w:val="21"/>
                <w:highlight w:val="none"/>
                <w:vertAlign w:val="baseline"/>
                <w:lang w:val="en-US" w:eastAsia="zh-CN"/>
              </w:rPr>
              <w:t>。</w:t>
            </w:r>
          </w:p>
          <w:p w14:paraId="0518142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0142F9E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w:t>
            </w:r>
            <w:ins w:id="17" w:author="戚玉霞" w:date="2024-09-06T18:48:00Z">
              <w:r>
                <w:rPr>
                  <w:rFonts w:hint="eastAsia"/>
                  <w:b w:val="0"/>
                  <w:bCs w:val="0"/>
                  <w:color w:val="auto"/>
                  <w:sz w:val="21"/>
                  <w:szCs w:val="21"/>
                  <w:highlight w:val="none"/>
                  <w:vertAlign w:val="baseline"/>
                  <w:lang w:eastAsia="zh-CN"/>
                </w:rPr>
                <w:t>政府部门核发，</w:t>
              </w:r>
            </w:ins>
            <w:ins w:id="18" w:author="戚玉霞" w:date="2024-09-06T18:49:00Z">
              <w:r>
                <w:rPr>
                  <w:rFonts w:hint="eastAsia"/>
                  <w:b w:val="0"/>
                  <w:bCs w:val="0"/>
                  <w:color w:val="auto"/>
                  <w:sz w:val="21"/>
                  <w:szCs w:val="21"/>
                  <w:highlight w:val="none"/>
                  <w:vertAlign w:val="baseline"/>
                  <w:lang w:eastAsia="zh-CN"/>
                </w:rPr>
                <w:t>城管部门</w:t>
              </w:r>
            </w:ins>
            <w:del w:id="19" w:author="戚玉霞" w:date="2024-09-06T18:48:00Z">
              <w:r>
                <w:rPr>
                  <w:rFonts w:hint="eastAsia"/>
                  <w:b w:val="0"/>
                  <w:bCs w:val="0"/>
                  <w:color w:val="auto"/>
                  <w:sz w:val="21"/>
                  <w:szCs w:val="21"/>
                  <w:highlight w:val="none"/>
                  <w:vertAlign w:val="baseline"/>
                  <w:lang w:eastAsia="zh-CN"/>
                </w:rPr>
                <w:delText>申请人自备</w:delText>
              </w:r>
            </w:del>
          </w:p>
        </w:tc>
      </w:tr>
      <w:tr w14:paraId="5D775D4D">
        <w:trPr>
          <w:jc w:val="center"/>
        </w:trPr>
        <w:tc>
          <w:tcPr>
            <w:tcW w:w="680" w:type="dxa"/>
            <w:noWrap w:val="0"/>
            <w:vAlign w:val="center"/>
          </w:tcPr>
          <w:p w14:paraId="4C555E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3.3</w:t>
            </w:r>
          </w:p>
        </w:tc>
        <w:tc>
          <w:tcPr>
            <w:tcW w:w="1487" w:type="dxa"/>
            <w:noWrap w:val="0"/>
            <w:vAlign w:val="center"/>
          </w:tcPr>
          <w:p w14:paraId="7C27A66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批前公示情况说明</w:t>
            </w:r>
          </w:p>
        </w:tc>
        <w:tc>
          <w:tcPr>
            <w:tcW w:w="1200" w:type="dxa"/>
            <w:noWrap w:val="0"/>
            <w:vAlign w:val="center"/>
          </w:tcPr>
          <w:p w14:paraId="4AD032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58E6BF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687906B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54B29FF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1.非</w:t>
            </w:r>
            <w:r>
              <w:rPr>
                <w:rFonts w:hint="eastAsia"/>
                <w:b/>
                <w:bCs/>
                <w:color w:val="auto"/>
                <w:sz w:val="21"/>
                <w:szCs w:val="21"/>
                <w:highlight w:val="none"/>
                <w:vertAlign w:val="baseline"/>
                <w:lang w:eastAsia="zh-CN"/>
              </w:rPr>
              <w:t>必要</w:t>
            </w:r>
          </w:p>
          <w:p w14:paraId="6C8D279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0CAB88F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w:t>
            </w:r>
            <w:ins w:id="20" w:author="戚玉霞" w:date="2024-09-06T18:49:00Z">
              <w:r>
                <w:rPr>
                  <w:rFonts w:hint="eastAsia"/>
                  <w:color w:val="auto"/>
                  <w:sz w:val="21"/>
                  <w:szCs w:val="21"/>
                  <w:highlight w:val="none"/>
                  <w:vertAlign w:val="baseline"/>
                  <w:lang w:eastAsia="zh-CN"/>
                </w:rPr>
                <w:t>其他</w:t>
              </w:r>
            </w:ins>
            <w:del w:id="21" w:author="戚玉霞" w:date="2024-09-06T18:49:00Z">
              <w:r>
                <w:rPr>
                  <w:rFonts w:hint="eastAsia"/>
                  <w:color w:val="auto"/>
                  <w:sz w:val="21"/>
                  <w:szCs w:val="21"/>
                  <w:highlight w:val="none"/>
                  <w:vertAlign w:val="baseline"/>
                  <w:lang w:eastAsia="zh-CN"/>
                </w:rPr>
                <w:delText>申请表格文书</w:delText>
              </w:r>
            </w:del>
          </w:p>
          <w:p w14:paraId="45F82A9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4E92082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52972AF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5353E43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p>
        </w:tc>
        <w:tc>
          <w:tcPr>
            <w:tcW w:w="6195" w:type="dxa"/>
            <w:noWrap w:val="0"/>
            <w:vAlign w:val="center"/>
          </w:tcPr>
          <w:p w14:paraId="215B9E0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7EAE3C3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val="0"/>
                <w:bCs w:val="0"/>
                <w:color w:val="auto"/>
                <w:sz w:val="21"/>
                <w:szCs w:val="21"/>
                <w:highlight w:val="none"/>
                <w:vertAlign w:val="baseline"/>
                <w:lang w:eastAsia="zh-CN"/>
              </w:rPr>
              <w:t>属于依法需要批前公示的，</w:t>
            </w:r>
            <w:r>
              <w:rPr>
                <w:rFonts w:hint="eastAsia"/>
                <w:color w:val="auto"/>
                <w:sz w:val="21"/>
                <w:szCs w:val="21"/>
                <w:highlight w:val="none"/>
                <w:vertAlign w:val="baseline"/>
                <w:lang w:eastAsia="zh-CN"/>
              </w:rPr>
              <w:t>说明公示主要情况，属于依法需要批前公示的，应当提供本项资料。</w:t>
            </w:r>
          </w:p>
          <w:p w14:paraId="0B5ABE1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65018C2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r w14:paraId="12C80FDD">
        <w:trPr>
          <w:jc w:val="center"/>
        </w:trPr>
        <w:tc>
          <w:tcPr>
            <w:tcW w:w="680" w:type="dxa"/>
            <w:noWrap w:val="0"/>
            <w:vAlign w:val="center"/>
          </w:tcPr>
          <w:p w14:paraId="7C4350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ascii="CESI宋体-GB13000" w:hAnsi="CESI宋体-GB13000" w:cs="CESI宋体-GB13000"/>
                <w:color w:val="auto"/>
                <w:sz w:val="21"/>
                <w:szCs w:val="21"/>
                <w:highlight w:val="none"/>
                <w:vertAlign w:val="baseline"/>
                <w:lang w:val="en-US" w:eastAsia="zh-CN"/>
              </w:rPr>
              <w:t>3.4</w:t>
            </w:r>
          </w:p>
        </w:tc>
        <w:tc>
          <w:tcPr>
            <w:tcW w:w="1487" w:type="dxa"/>
            <w:noWrap w:val="0"/>
            <w:vAlign w:val="center"/>
          </w:tcPr>
          <w:p w14:paraId="528ECF4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规划条件核实阶段告知承诺</w:t>
            </w:r>
          </w:p>
        </w:tc>
        <w:tc>
          <w:tcPr>
            <w:tcW w:w="1200" w:type="dxa"/>
            <w:noWrap w:val="0"/>
            <w:vAlign w:val="center"/>
          </w:tcPr>
          <w:p w14:paraId="4129E9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7D6FF2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343AECA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2EE8E93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1.非</w:t>
            </w:r>
            <w:r>
              <w:rPr>
                <w:rFonts w:hint="eastAsia"/>
                <w:b/>
                <w:bCs/>
                <w:color w:val="auto"/>
                <w:sz w:val="21"/>
                <w:szCs w:val="21"/>
                <w:highlight w:val="none"/>
                <w:vertAlign w:val="baseline"/>
                <w:lang w:eastAsia="zh-CN"/>
              </w:rPr>
              <w:t>必要</w:t>
            </w:r>
          </w:p>
          <w:p w14:paraId="15BBCEB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4007306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w:t>
            </w:r>
            <w:ins w:id="22" w:author="戚玉霞" w:date="2024-09-06T18:49:00Z">
              <w:r>
                <w:rPr>
                  <w:rFonts w:hint="eastAsia"/>
                  <w:color w:val="auto"/>
                  <w:sz w:val="21"/>
                  <w:szCs w:val="21"/>
                  <w:highlight w:val="none"/>
                  <w:vertAlign w:val="baseline"/>
                  <w:lang w:eastAsia="zh-CN"/>
                </w:rPr>
                <w:t>其他</w:t>
              </w:r>
            </w:ins>
            <w:del w:id="23" w:author="戚玉霞" w:date="2024-09-06T18:49:00Z">
              <w:r>
                <w:rPr>
                  <w:rFonts w:hint="eastAsia"/>
                  <w:color w:val="auto"/>
                  <w:sz w:val="21"/>
                  <w:szCs w:val="21"/>
                  <w:highlight w:val="none"/>
                  <w:vertAlign w:val="baseline"/>
                  <w:lang w:eastAsia="zh-CN"/>
                </w:rPr>
                <w:delText>申请表格文书</w:delText>
              </w:r>
            </w:del>
          </w:p>
          <w:p w14:paraId="65BAEC1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52893AF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7DAB532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1D45665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del w:id="24" w:author="戚玉霞" w:date="2024-09-06T18:49:00Z">
              <w:r>
                <w:rPr>
                  <w:rFonts w:hint="eastAsia"/>
                  <w:color w:val="auto"/>
                  <w:sz w:val="21"/>
                  <w:szCs w:val="21"/>
                  <w:highlight w:val="none"/>
                  <w:vertAlign w:val="baseline"/>
                  <w:lang w:eastAsia="zh-CN"/>
                </w:rPr>
                <w:delText>《规划条件核实阶段告知承诺》样本</w:delText>
              </w:r>
            </w:del>
          </w:p>
        </w:tc>
        <w:tc>
          <w:tcPr>
            <w:tcW w:w="6195" w:type="dxa"/>
            <w:noWrap w:val="0"/>
            <w:vAlign w:val="center"/>
          </w:tcPr>
          <w:p w14:paraId="50D37D7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31867EA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val="en-US" w:eastAsia="zh-CN"/>
              </w:rPr>
              <w:t>涉及规划条件核实告知承诺清单的，</w:t>
            </w:r>
            <w:r>
              <w:rPr>
                <w:rFonts w:hint="eastAsia"/>
                <w:b w:val="0"/>
                <w:bCs w:val="0"/>
                <w:color w:val="auto"/>
                <w:sz w:val="21"/>
                <w:szCs w:val="21"/>
                <w:highlight w:val="none"/>
                <w:vertAlign w:val="baseline"/>
                <w:lang w:eastAsia="zh-CN"/>
              </w:rPr>
              <w:t>上传</w:t>
            </w:r>
            <w:r>
              <w:rPr>
                <w:rFonts w:hint="eastAsia"/>
                <w:b w:val="0"/>
                <w:bCs w:val="0"/>
                <w:color w:val="auto"/>
                <w:sz w:val="21"/>
                <w:szCs w:val="21"/>
                <w:highlight w:val="none"/>
                <w:vertAlign w:val="baseline"/>
                <w:lang w:val="en-US" w:eastAsia="zh-CN"/>
              </w:rPr>
              <w:t>PDF格式、盖章齐全的</w:t>
            </w:r>
            <w:r>
              <w:rPr>
                <w:rFonts w:hint="eastAsia"/>
                <w:color w:val="auto"/>
                <w:sz w:val="21"/>
                <w:szCs w:val="21"/>
                <w:highlight w:val="none"/>
                <w:vertAlign w:val="baseline"/>
                <w:lang w:eastAsia="zh-CN"/>
              </w:rPr>
              <w:t>规划条件核实阶段告知承诺</w:t>
            </w:r>
            <w:r>
              <w:rPr>
                <w:rFonts w:hint="eastAsia"/>
                <w:b w:val="0"/>
                <w:bCs w:val="0"/>
                <w:color w:val="auto"/>
                <w:sz w:val="21"/>
                <w:szCs w:val="21"/>
                <w:highlight w:val="none"/>
                <w:vertAlign w:val="baseline"/>
                <w:lang w:eastAsia="zh-CN"/>
              </w:rPr>
              <w:t>。</w:t>
            </w:r>
          </w:p>
          <w:p w14:paraId="0EBC348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434BE27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bl>
    <w:p w14:paraId="7755AA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val="en-US" w:eastAsia="zh-CN"/>
        </w:rPr>
      </w:pPr>
    </w:p>
    <w:p w14:paraId="199157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sz w:val="21"/>
          <w:szCs w:val="21"/>
          <w:highlight w:val="none"/>
          <w:vertAlign w:val="baseline"/>
          <w:lang w:eastAsia="zh-CN"/>
        </w:rPr>
      </w:pPr>
      <w:r>
        <w:rPr>
          <w:rFonts w:hint="eastAsia"/>
          <w:b/>
          <w:bCs/>
          <w:sz w:val="21"/>
          <w:szCs w:val="21"/>
          <w:highlight w:val="none"/>
          <w:vertAlign w:val="baseline"/>
          <w:lang w:val="en-US" w:eastAsia="zh-CN"/>
        </w:rPr>
        <w:t>（二）土地核验（土地出让金核实）所需材料</w:t>
      </w:r>
    </w:p>
    <w:tbl>
      <w:tblPr>
        <w:tblStyle w:val="33"/>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487"/>
        <w:gridCol w:w="1200"/>
        <w:gridCol w:w="2154"/>
        <w:gridCol w:w="2458"/>
        <w:gridCol w:w="6195"/>
      </w:tblGrid>
      <w:tr w14:paraId="17C16B9A">
        <w:trPr>
          <w:tblHeader/>
          <w:jc w:val="center"/>
        </w:trPr>
        <w:tc>
          <w:tcPr>
            <w:tcW w:w="680" w:type="dxa"/>
            <w:noWrap w:val="0"/>
            <w:vAlign w:val="top"/>
          </w:tcPr>
          <w:p w14:paraId="6C6629CE">
            <w:pPr>
              <w:keepNext w:val="0"/>
              <w:keepLines w:val="0"/>
              <w:pageBreakBefore w:val="0"/>
              <w:widowControl w:val="0"/>
              <w:kinsoku/>
              <w:wordWrap/>
              <w:overflowPunct/>
              <w:topLinePunct w:val="0"/>
              <w:autoSpaceDE/>
              <w:autoSpaceDN/>
              <w:bidi w:val="0"/>
              <w:adjustRightInd/>
              <w:snapToGrid/>
              <w:spacing w:line="240" w:lineRule="auto"/>
              <w:ind w:left="-105" w:leftChars="-50" w:right="-105" w:rightChars="-50"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序号</w:t>
            </w:r>
          </w:p>
        </w:tc>
        <w:tc>
          <w:tcPr>
            <w:tcW w:w="1487" w:type="dxa"/>
            <w:noWrap w:val="0"/>
            <w:vAlign w:val="top"/>
          </w:tcPr>
          <w:p w14:paraId="050B7F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材料名称</w:t>
            </w:r>
          </w:p>
        </w:tc>
        <w:tc>
          <w:tcPr>
            <w:tcW w:w="1200" w:type="dxa"/>
            <w:noWrap w:val="0"/>
            <w:vAlign w:val="top"/>
          </w:tcPr>
          <w:p w14:paraId="7DF965C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材料形式</w:t>
            </w:r>
          </w:p>
        </w:tc>
        <w:tc>
          <w:tcPr>
            <w:tcW w:w="2154" w:type="dxa"/>
            <w:noWrap w:val="0"/>
            <w:vAlign w:val="top"/>
          </w:tcPr>
          <w:p w14:paraId="48678C3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材料要求</w:t>
            </w:r>
          </w:p>
        </w:tc>
        <w:tc>
          <w:tcPr>
            <w:tcW w:w="2458" w:type="dxa"/>
            <w:noWrap w:val="0"/>
            <w:vAlign w:val="top"/>
          </w:tcPr>
          <w:p w14:paraId="1D03D7C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材料下载</w:t>
            </w:r>
          </w:p>
        </w:tc>
        <w:tc>
          <w:tcPr>
            <w:tcW w:w="6195" w:type="dxa"/>
            <w:noWrap w:val="0"/>
            <w:vAlign w:val="top"/>
          </w:tcPr>
          <w:p w14:paraId="463A20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其他信息</w:t>
            </w:r>
          </w:p>
        </w:tc>
      </w:tr>
      <w:tr w14:paraId="51A5BAA3">
        <w:trPr>
          <w:jc w:val="center"/>
        </w:trPr>
        <w:tc>
          <w:tcPr>
            <w:tcW w:w="680" w:type="dxa"/>
            <w:noWrap w:val="0"/>
            <w:vAlign w:val="center"/>
          </w:tcPr>
          <w:p w14:paraId="29F51F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cs="CESI宋体-GB13000"/>
                <w:color w:val="auto"/>
                <w:sz w:val="21"/>
                <w:szCs w:val="21"/>
                <w:highlight w:val="none"/>
                <w:vertAlign w:val="baseline"/>
                <w:lang w:val="en-US" w:eastAsia="zh-CN"/>
              </w:rPr>
              <w:t>4</w:t>
            </w:r>
            <w:r>
              <w:rPr>
                <w:rFonts w:hint="eastAsia" w:ascii="CESI宋体-GB13000" w:hAnsi="CESI宋体-GB13000" w:cs="CESI宋体-GB13000"/>
                <w:color w:val="auto"/>
                <w:sz w:val="21"/>
                <w:szCs w:val="21"/>
                <w:highlight w:val="none"/>
                <w:vertAlign w:val="baseline"/>
                <w:lang w:val="en-US" w:eastAsia="zh-CN"/>
              </w:rPr>
              <w:t>.1</w:t>
            </w:r>
          </w:p>
        </w:tc>
        <w:tc>
          <w:tcPr>
            <w:tcW w:w="1487" w:type="dxa"/>
            <w:noWrap w:val="0"/>
            <w:vAlign w:val="center"/>
          </w:tcPr>
          <w:p w14:paraId="77AB782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ascii="宋体" w:hAnsi="宋体"/>
                <w:color w:val="auto"/>
                <w:szCs w:val="21"/>
              </w:rPr>
              <w:t>广东省非税收入（电子）票据</w:t>
            </w:r>
          </w:p>
        </w:tc>
        <w:tc>
          <w:tcPr>
            <w:tcW w:w="1200" w:type="dxa"/>
            <w:noWrap w:val="0"/>
            <w:vAlign w:val="center"/>
          </w:tcPr>
          <w:p w14:paraId="5C5D41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10630F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695889E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3470811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25F048A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6071B0B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del w:id="25" w:author="戚玉霞" w:date="2024-09-06T18:49:00Z"/>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材料类型：</w:t>
            </w:r>
            <w:del w:id="26" w:author="戚玉霞" w:date="2024-09-06T18:49:00Z">
              <w:r>
                <w:rPr>
                  <w:rFonts w:hint="eastAsia"/>
                  <w:color w:val="auto"/>
                  <w:sz w:val="21"/>
                  <w:szCs w:val="21"/>
                  <w:highlight w:val="none"/>
                  <w:vertAlign w:val="baseline"/>
                  <w:lang w:eastAsia="zh-CN"/>
                </w:rPr>
                <w:delText>申请表格文书</w:delText>
              </w:r>
            </w:del>
          </w:p>
          <w:p w14:paraId="3977448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ins w:id="27" w:author="戚玉霞" w:date="2024-09-06T18:49:00Z"/>
                <w:rFonts w:hint="eastAsia"/>
                <w:color w:val="auto"/>
                <w:sz w:val="21"/>
                <w:szCs w:val="21"/>
                <w:highlight w:val="none"/>
                <w:vertAlign w:val="baseline"/>
                <w:lang w:eastAsia="zh-CN"/>
              </w:rPr>
            </w:pPr>
            <w:ins w:id="28" w:author="戚玉霞" w:date="2024-09-06T18:49:00Z">
              <w:r>
                <w:rPr>
                  <w:rFonts w:hint="eastAsia"/>
                  <w:color w:val="auto"/>
                  <w:sz w:val="21"/>
                  <w:szCs w:val="21"/>
                  <w:highlight w:val="none"/>
                  <w:vertAlign w:val="baseline"/>
                  <w:lang w:eastAsia="zh-CN"/>
                </w:rPr>
                <w:t>其他</w:t>
              </w:r>
            </w:ins>
          </w:p>
          <w:p w14:paraId="1860FDE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w:t>
            </w:r>
            <w:ins w:id="29" w:author="戚玉霞" w:date="2024-09-06T18:49:00Z">
              <w:r>
                <w:rPr>
                  <w:rFonts w:hint="eastAsia"/>
                  <w:color w:val="auto"/>
                  <w:sz w:val="21"/>
                  <w:szCs w:val="21"/>
                  <w:highlight w:val="none"/>
                  <w:vertAlign w:val="baseline"/>
                  <w:lang w:eastAsia="zh-CN"/>
                </w:rPr>
                <w:t>纸质版</w:t>
              </w:r>
            </w:ins>
            <w:ins w:id="30" w:author="戚玉霞" w:date="2024-09-06T18:49:00Z">
              <w:r>
                <w:rPr>
                  <w:rFonts w:hint="eastAsia"/>
                  <w:color w:val="auto"/>
                  <w:sz w:val="21"/>
                  <w:szCs w:val="21"/>
                  <w:highlight w:val="none"/>
                  <w:vertAlign w:val="baseline"/>
                  <w:lang w:val="en-US" w:eastAsia="zh-CN"/>
                </w:rPr>
                <w:t>/</w:t>
              </w:r>
            </w:ins>
            <w:r>
              <w:rPr>
                <w:rFonts w:hint="eastAsia"/>
                <w:color w:val="auto"/>
                <w:sz w:val="21"/>
                <w:szCs w:val="21"/>
                <w:highlight w:val="none"/>
                <w:vertAlign w:val="baseline"/>
                <w:lang w:eastAsia="zh-CN"/>
              </w:rPr>
              <w:t>电子化</w:t>
            </w:r>
          </w:p>
          <w:p w14:paraId="20C62D3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17C9D57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是否免提交：否</w:t>
            </w:r>
          </w:p>
        </w:tc>
        <w:tc>
          <w:tcPr>
            <w:tcW w:w="2458" w:type="dxa"/>
            <w:noWrap w:val="0"/>
            <w:vAlign w:val="center"/>
          </w:tcPr>
          <w:p w14:paraId="52E8933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p>
        </w:tc>
        <w:tc>
          <w:tcPr>
            <w:tcW w:w="6195" w:type="dxa"/>
            <w:noWrap w:val="0"/>
            <w:vAlign w:val="center"/>
          </w:tcPr>
          <w:p w14:paraId="4EC3CA5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2BCF74B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val="en-US" w:eastAsia="zh-CN"/>
              </w:rPr>
            </w:pPr>
            <w:r>
              <w:rPr>
                <w:rFonts w:hint="eastAsia" w:ascii="CESI宋体-GB13000" w:hAnsi="CESI宋体-GB13000" w:eastAsia="CESI宋体-GB13000" w:cs="CESI宋体-GB13000"/>
                <w:b w:val="0"/>
                <w:bCs w:val="0"/>
                <w:color w:val="auto"/>
                <w:kern w:val="2"/>
                <w:sz w:val="21"/>
                <w:szCs w:val="21"/>
                <w:vertAlign w:val="baseline"/>
                <w:lang w:val="en-US" w:eastAsia="zh-CN" w:bidi="ar-SA"/>
              </w:rPr>
              <w:t>1.</w:t>
            </w:r>
            <w:r>
              <w:rPr>
                <w:rFonts w:hint="eastAsia"/>
                <w:b w:val="0"/>
                <w:bCs w:val="0"/>
                <w:color w:val="auto"/>
                <w:sz w:val="21"/>
                <w:szCs w:val="21"/>
                <w:highlight w:val="none"/>
                <w:vertAlign w:val="baseline"/>
                <w:lang w:val="en-US" w:eastAsia="zh-CN"/>
              </w:rPr>
              <w:t>出让项目需提供；</w:t>
            </w:r>
          </w:p>
          <w:p w14:paraId="6A4C924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val="en-US" w:eastAsia="zh-CN"/>
              </w:rPr>
            </w:pPr>
            <w:r>
              <w:rPr>
                <w:rFonts w:hint="eastAsia" w:ascii="CESI宋体-GB13000" w:hAnsi="CESI宋体-GB13000" w:eastAsia="CESI宋体-GB13000" w:cs="CESI宋体-GB13000"/>
                <w:b w:val="0"/>
                <w:bCs w:val="0"/>
                <w:color w:val="auto"/>
                <w:kern w:val="2"/>
                <w:sz w:val="21"/>
                <w:szCs w:val="21"/>
                <w:vertAlign w:val="baseline"/>
                <w:lang w:val="en-US" w:eastAsia="zh-CN" w:bidi="ar-SA"/>
              </w:rPr>
              <w:t>2.</w:t>
            </w:r>
            <w:r>
              <w:rPr>
                <w:rFonts w:hint="eastAsia"/>
                <w:b w:val="0"/>
                <w:bCs w:val="0"/>
                <w:color w:val="auto"/>
                <w:sz w:val="21"/>
                <w:szCs w:val="21"/>
                <w:highlight w:val="none"/>
                <w:vertAlign w:val="baseline"/>
                <w:lang w:val="en-US" w:eastAsia="zh-CN"/>
              </w:rPr>
              <w:t>扫描上传票据原件（如为复印件须加盖公章）并确保扫描件清晰可见</w:t>
            </w:r>
            <w:r>
              <w:rPr>
                <w:rFonts w:hint="eastAsia" w:ascii="宋体" w:hAnsi="宋体"/>
                <w:color w:val="auto"/>
                <w:szCs w:val="21"/>
              </w:rPr>
              <w:t>。</w:t>
            </w:r>
          </w:p>
          <w:p w14:paraId="1798A94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6B0D059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来源渠道名称：申请人自备</w:t>
            </w:r>
          </w:p>
        </w:tc>
      </w:tr>
    </w:tbl>
    <w:p w14:paraId="608668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color w:val="auto"/>
          <w:sz w:val="21"/>
          <w:szCs w:val="21"/>
          <w:highlight w:val="none"/>
          <w:vertAlign w:val="baseline"/>
          <w:lang w:val="en-US" w:eastAsia="zh-CN"/>
        </w:rPr>
      </w:pPr>
    </w:p>
    <w:p w14:paraId="6E5F14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bCs/>
          <w:color w:val="auto"/>
          <w:sz w:val="21"/>
          <w:szCs w:val="21"/>
          <w:highlight w:val="none"/>
          <w:vertAlign w:val="baseline"/>
          <w:lang w:val="en-US" w:eastAsia="zh-CN"/>
        </w:rPr>
      </w:pPr>
      <w:r>
        <w:rPr>
          <w:rFonts w:hint="eastAsia"/>
          <w:b/>
          <w:bCs/>
          <w:color w:val="auto"/>
          <w:sz w:val="21"/>
          <w:szCs w:val="21"/>
          <w:highlight w:val="none"/>
          <w:vertAlign w:val="baseline"/>
          <w:lang w:val="en-US" w:eastAsia="zh-CN"/>
        </w:rPr>
        <w:t>（三）房屋所有权首次登记所需材料</w:t>
      </w:r>
    </w:p>
    <w:tbl>
      <w:tblPr>
        <w:tblStyle w:val="33"/>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487"/>
        <w:gridCol w:w="1200"/>
        <w:gridCol w:w="2154"/>
        <w:gridCol w:w="2458"/>
        <w:gridCol w:w="6195"/>
      </w:tblGrid>
      <w:tr w14:paraId="3F513974">
        <w:trPr>
          <w:tblHeader/>
          <w:jc w:val="center"/>
        </w:trPr>
        <w:tc>
          <w:tcPr>
            <w:tcW w:w="680" w:type="dxa"/>
            <w:noWrap w:val="0"/>
            <w:vAlign w:val="top"/>
          </w:tcPr>
          <w:p w14:paraId="6C5944BA">
            <w:pPr>
              <w:keepNext w:val="0"/>
              <w:keepLines w:val="0"/>
              <w:pageBreakBefore w:val="0"/>
              <w:widowControl w:val="0"/>
              <w:kinsoku/>
              <w:wordWrap/>
              <w:overflowPunct/>
              <w:topLinePunct w:val="0"/>
              <w:autoSpaceDE/>
              <w:autoSpaceDN/>
              <w:bidi w:val="0"/>
              <w:adjustRightInd/>
              <w:snapToGrid/>
              <w:spacing w:line="240" w:lineRule="auto"/>
              <w:ind w:left="-105" w:leftChars="-50" w:right="-105" w:rightChars="-50"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序号</w:t>
            </w:r>
          </w:p>
        </w:tc>
        <w:tc>
          <w:tcPr>
            <w:tcW w:w="1487" w:type="dxa"/>
            <w:noWrap w:val="0"/>
            <w:vAlign w:val="top"/>
          </w:tcPr>
          <w:p w14:paraId="73CA76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材料名称</w:t>
            </w:r>
          </w:p>
        </w:tc>
        <w:tc>
          <w:tcPr>
            <w:tcW w:w="1200" w:type="dxa"/>
            <w:noWrap w:val="0"/>
            <w:vAlign w:val="top"/>
          </w:tcPr>
          <w:p w14:paraId="675193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材料形式</w:t>
            </w:r>
          </w:p>
        </w:tc>
        <w:tc>
          <w:tcPr>
            <w:tcW w:w="2154" w:type="dxa"/>
            <w:noWrap w:val="0"/>
            <w:vAlign w:val="top"/>
          </w:tcPr>
          <w:p w14:paraId="03FFDF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材料要求</w:t>
            </w:r>
          </w:p>
        </w:tc>
        <w:tc>
          <w:tcPr>
            <w:tcW w:w="2458" w:type="dxa"/>
            <w:noWrap w:val="0"/>
            <w:vAlign w:val="top"/>
          </w:tcPr>
          <w:p w14:paraId="3964D8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材料下载</w:t>
            </w:r>
          </w:p>
        </w:tc>
        <w:tc>
          <w:tcPr>
            <w:tcW w:w="6195" w:type="dxa"/>
            <w:noWrap w:val="0"/>
            <w:vAlign w:val="top"/>
          </w:tcPr>
          <w:p w14:paraId="04E4173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color w:val="auto"/>
                <w:sz w:val="21"/>
                <w:szCs w:val="21"/>
                <w:highlight w:val="none"/>
                <w:vertAlign w:val="baseline"/>
                <w:lang w:eastAsia="zh-CN"/>
              </w:rPr>
            </w:pPr>
            <w:r>
              <w:rPr>
                <w:rFonts w:hint="eastAsia" w:ascii="黑体" w:hAnsi="黑体" w:eastAsia="黑体" w:cs="黑体"/>
                <w:color w:val="auto"/>
                <w:sz w:val="21"/>
                <w:szCs w:val="21"/>
                <w:highlight w:val="none"/>
                <w:vertAlign w:val="baseline"/>
                <w:lang w:eastAsia="zh-CN"/>
              </w:rPr>
              <w:t>其他信息</w:t>
            </w:r>
          </w:p>
        </w:tc>
      </w:tr>
      <w:tr w14:paraId="4D28CFEF">
        <w:trPr>
          <w:jc w:val="center"/>
        </w:trPr>
        <w:tc>
          <w:tcPr>
            <w:tcW w:w="680" w:type="dxa"/>
            <w:noWrap w:val="0"/>
            <w:vAlign w:val="center"/>
          </w:tcPr>
          <w:p w14:paraId="6BD755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CESI宋体-GB13000" w:hAnsi="CESI宋体-GB13000" w:eastAsia="CESI宋体-GB13000" w:cs="CESI宋体-GB13000"/>
                <w:color w:val="auto"/>
                <w:sz w:val="21"/>
                <w:szCs w:val="21"/>
                <w:highlight w:val="none"/>
                <w:vertAlign w:val="baseline"/>
                <w:lang w:val="en-US" w:eastAsia="zh-CN"/>
              </w:rPr>
            </w:pPr>
            <w:r>
              <w:rPr>
                <w:rFonts w:hint="eastAsia" w:cs="CESI宋体-GB13000"/>
                <w:color w:val="auto"/>
                <w:sz w:val="21"/>
                <w:szCs w:val="21"/>
                <w:highlight w:val="none"/>
                <w:vertAlign w:val="baseline"/>
                <w:lang w:val="en-US" w:eastAsia="zh-CN"/>
              </w:rPr>
              <w:t>5</w:t>
            </w:r>
            <w:r>
              <w:rPr>
                <w:rFonts w:hint="eastAsia" w:ascii="CESI宋体-GB13000" w:hAnsi="CESI宋体-GB13000" w:cs="CESI宋体-GB13000"/>
                <w:color w:val="auto"/>
                <w:sz w:val="21"/>
                <w:szCs w:val="21"/>
                <w:highlight w:val="none"/>
                <w:vertAlign w:val="baseline"/>
                <w:lang w:val="en-US" w:eastAsia="zh-CN"/>
              </w:rPr>
              <w:t>.1</w:t>
            </w:r>
          </w:p>
        </w:tc>
        <w:tc>
          <w:tcPr>
            <w:tcW w:w="1487" w:type="dxa"/>
            <w:noWrap w:val="0"/>
            <w:vAlign w:val="center"/>
          </w:tcPr>
          <w:p w14:paraId="183A330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ins w:id="31" w:author="登记财产小组收发员" w:date="2024-09-03T18:15:00Z">
              <w:r>
                <w:rPr>
                  <w:rFonts w:hint="eastAsia" w:ascii="宋体" w:hAnsi="宋体"/>
                  <w:color w:val="auto"/>
                  <w:szCs w:val="21"/>
                </w:rPr>
                <w:t>《不动产权证书》、《国有土地使用证》权属来源证明文件</w:t>
              </w:r>
            </w:ins>
            <w:del w:id="32" w:author="登记财产小组收发员" w:date="2024-09-03T18:15:00Z">
              <w:r>
                <w:rPr>
                  <w:rFonts w:hint="eastAsia" w:ascii="宋体" w:hAnsi="宋体"/>
                  <w:color w:val="auto"/>
                  <w:szCs w:val="21"/>
                </w:rPr>
                <w:delText>不动产权证</w:delText>
              </w:r>
            </w:del>
          </w:p>
        </w:tc>
        <w:tc>
          <w:tcPr>
            <w:tcW w:w="1200" w:type="dxa"/>
            <w:noWrap w:val="0"/>
            <w:vAlign w:val="center"/>
          </w:tcPr>
          <w:p w14:paraId="2159D6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原件：0</w:t>
            </w:r>
          </w:p>
          <w:p w14:paraId="7D4EB6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复印件：0</w:t>
            </w:r>
          </w:p>
          <w:p w14:paraId="29CAFC4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电子化</w:t>
            </w:r>
          </w:p>
        </w:tc>
        <w:tc>
          <w:tcPr>
            <w:tcW w:w="2154" w:type="dxa"/>
            <w:noWrap w:val="0"/>
            <w:vAlign w:val="center"/>
          </w:tcPr>
          <w:p w14:paraId="025CD40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val="en-US" w:eastAsia="zh-CN"/>
              </w:rPr>
              <w:t>1.</w:t>
            </w:r>
            <w:r>
              <w:rPr>
                <w:rFonts w:hint="eastAsia"/>
                <w:b/>
                <w:bCs/>
                <w:color w:val="auto"/>
                <w:sz w:val="21"/>
                <w:szCs w:val="21"/>
                <w:highlight w:val="none"/>
                <w:vertAlign w:val="baseline"/>
                <w:lang w:eastAsia="zh-CN"/>
              </w:rPr>
              <w:t>必要</w:t>
            </w:r>
          </w:p>
          <w:p w14:paraId="04650C0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b/>
                <w:bCs/>
                <w:color w:val="auto"/>
                <w:sz w:val="21"/>
                <w:szCs w:val="21"/>
                <w:highlight w:val="none"/>
                <w:vertAlign w:val="baseline"/>
                <w:lang w:val="en-US" w:eastAsia="zh-CN"/>
              </w:rPr>
              <w:t>2.</w:t>
            </w:r>
            <w:r>
              <w:rPr>
                <w:rFonts w:hint="eastAsia"/>
                <w:b/>
                <w:bCs/>
                <w:color w:val="auto"/>
                <w:sz w:val="21"/>
                <w:szCs w:val="21"/>
                <w:highlight w:val="none"/>
                <w:vertAlign w:val="baseline"/>
                <w:lang w:eastAsia="zh-CN"/>
              </w:rPr>
              <w:t>其他要求：</w:t>
            </w:r>
          </w:p>
          <w:p w14:paraId="166FED7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eastAsia="CESI宋体-GB13000"/>
                <w:color w:val="auto"/>
                <w:sz w:val="21"/>
                <w:szCs w:val="21"/>
                <w:highlight w:val="none"/>
                <w:vertAlign w:val="baseline"/>
                <w:lang w:val="en-US" w:eastAsia="zh-CN"/>
              </w:rPr>
            </w:pPr>
            <w:r>
              <w:rPr>
                <w:rFonts w:hint="eastAsia"/>
                <w:color w:val="auto"/>
                <w:sz w:val="21"/>
                <w:szCs w:val="21"/>
                <w:highlight w:val="none"/>
                <w:vertAlign w:val="baseline"/>
                <w:lang w:eastAsia="zh-CN"/>
              </w:rPr>
              <w:t>材料类型：证件证书证明</w:t>
            </w:r>
          </w:p>
          <w:p w14:paraId="5FE3352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材料形式：电子化</w:t>
            </w:r>
          </w:p>
          <w:p w14:paraId="4361A19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纸质材料规格：A4</w:t>
            </w:r>
          </w:p>
          <w:p w14:paraId="5EF7E0A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r>
              <w:rPr>
                <w:rFonts w:hint="eastAsia"/>
                <w:color w:val="auto"/>
                <w:sz w:val="21"/>
                <w:szCs w:val="21"/>
                <w:highlight w:val="none"/>
                <w:vertAlign w:val="baseline"/>
                <w:lang w:eastAsia="zh-CN"/>
              </w:rPr>
              <w:t>是否免提交：是</w:t>
            </w:r>
          </w:p>
        </w:tc>
        <w:tc>
          <w:tcPr>
            <w:tcW w:w="2458" w:type="dxa"/>
            <w:noWrap w:val="0"/>
            <w:vAlign w:val="center"/>
          </w:tcPr>
          <w:p w14:paraId="2B9DE60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olor w:val="auto"/>
                <w:sz w:val="21"/>
                <w:szCs w:val="21"/>
                <w:highlight w:val="none"/>
                <w:vertAlign w:val="baseline"/>
                <w:lang w:eastAsia="zh-CN"/>
              </w:rPr>
            </w:pPr>
          </w:p>
        </w:tc>
        <w:tc>
          <w:tcPr>
            <w:tcW w:w="6195" w:type="dxa"/>
            <w:noWrap w:val="0"/>
            <w:vAlign w:val="center"/>
          </w:tcPr>
          <w:p w14:paraId="6B2F339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填报须知：</w:t>
            </w:r>
          </w:p>
          <w:p w14:paraId="7D00C53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val="en-US" w:eastAsia="zh-CN"/>
              </w:rPr>
              <w:t>有电子证照的免提交，其余材料支持电子化，申请人提交PDF格式电子文件（无需提交纸质文件）即可办理</w:t>
            </w:r>
          </w:p>
          <w:p w14:paraId="13D55EC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bCs/>
                <w:color w:val="auto"/>
                <w:sz w:val="21"/>
                <w:szCs w:val="21"/>
                <w:highlight w:val="none"/>
                <w:vertAlign w:val="baseline"/>
                <w:lang w:eastAsia="zh-CN"/>
              </w:rPr>
            </w:pPr>
            <w:r>
              <w:rPr>
                <w:rFonts w:hint="eastAsia"/>
                <w:b/>
                <w:bCs/>
                <w:color w:val="auto"/>
                <w:sz w:val="21"/>
                <w:szCs w:val="21"/>
                <w:highlight w:val="none"/>
                <w:vertAlign w:val="baseline"/>
                <w:lang w:eastAsia="zh-CN"/>
              </w:rPr>
              <w:t>来源渠道：</w:t>
            </w:r>
          </w:p>
          <w:p w14:paraId="1BAA9EC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b w:val="0"/>
                <w:bCs w:val="0"/>
                <w:color w:val="auto"/>
                <w:sz w:val="21"/>
                <w:szCs w:val="21"/>
                <w:highlight w:val="none"/>
                <w:vertAlign w:val="baseline"/>
                <w:lang w:eastAsia="zh-CN"/>
              </w:rPr>
            </w:pPr>
            <w:r>
              <w:rPr>
                <w:rFonts w:hint="eastAsia"/>
                <w:b w:val="0"/>
                <w:bCs w:val="0"/>
                <w:color w:val="auto"/>
                <w:sz w:val="21"/>
                <w:szCs w:val="21"/>
                <w:highlight w:val="none"/>
                <w:vertAlign w:val="baseline"/>
                <w:lang w:eastAsia="zh-CN"/>
              </w:rPr>
              <w:t>来源渠道名称：政府部门核发，自然资源部门</w:t>
            </w:r>
          </w:p>
        </w:tc>
      </w:tr>
    </w:tbl>
    <w:p w14:paraId="1161E345">
      <w:pPr>
        <w:numPr>
          <w:ilvl w:val="0"/>
          <w:numId w:val="0"/>
        </w:numPr>
        <w:spacing w:line="240" w:lineRule="auto"/>
        <w:ind w:leftChars="200"/>
        <w:rPr>
          <w:ins w:id="33" w:author="登记财产小组收发员" w:date="2024-08-22T13:24:00Z"/>
          <w:rFonts w:hint="eastAsia"/>
          <w:sz w:val="21"/>
          <w:szCs w:val="21"/>
          <w:highlight w:val="none"/>
          <w:lang w:val="en-US" w:eastAsia="zh-CN"/>
        </w:rPr>
      </w:pPr>
      <w:ins w:id="34" w:author="登记财产小组收发员" w:date="2024-08-22T13:16:00Z">
        <w:r>
          <w:rPr>
            <w:rFonts w:hint="eastAsia"/>
            <w:sz w:val="21"/>
            <w:szCs w:val="21"/>
            <w:highlight w:val="none"/>
            <w:lang w:val="en-US" w:eastAsia="zh-CN"/>
          </w:rPr>
          <w:t>说明：</w:t>
        </w:r>
      </w:ins>
      <w:ins w:id="35" w:author="登记财产小组收发员" w:date="2024-08-22T13:22:00Z">
        <w:r>
          <w:rPr>
            <w:rFonts w:hint="eastAsia"/>
            <w:sz w:val="21"/>
            <w:szCs w:val="21"/>
            <w:highlight w:val="none"/>
            <w:lang w:val="en-US" w:eastAsia="zh-CN"/>
          </w:rPr>
          <w:t>1.</w:t>
        </w:r>
      </w:ins>
      <w:ins w:id="36" w:author="登记财产小组收发员" w:date="2024-08-22T13:26:00Z">
        <w:r>
          <w:rPr>
            <w:rFonts w:hint="eastAsia"/>
            <w:sz w:val="21"/>
            <w:szCs w:val="21"/>
            <w:highlight w:val="none"/>
            <w:lang w:val="en-US" w:eastAsia="zh-CN"/>
          </w:rPr>
          <w:t>此为通告发布时的办事指南，</w:t>
        </w:r>
      </w:ins>
      <w:ins w:id="37" w:author="登记财产小组收发员" w:date="2024-08-22T13:25:00Z">
        <w:r>
          <w:rPr>
            <w:rFonts w:hint="eastAsia"/>
            <w:sz w:val="21"/>
            <w:szCs w:val="21"/>
            <w:highlight w:val="none"/>
            <w:lang w:val="en-US" w:eastAsia="zh-CN"/>
          </w:rPr>
          <w:t>可在广东政务服务网查询获取。</w:t>
        </w:r>
      </w:ins>
    </w:p>
    <w:p w14:paraId="456C7B68">
      <w:pPr>
        <w:numPr>
          <w:ilvl w:val="0"/>
          <w:numId w:val="0"/>
        </w:numPr>
        <w:spacing w:line="240" w:lineRule="auto"/>
        <w:ind w:leftChars="200" w:firstLine="630" w:firstLineChars="300"/>
        <w:rPr>
          <w:rFonts w:hint="eastAsia" w:ascii="CESI宋体-GB13000" w:hAnsi="CESI宋体-GB13000" w:eastAsia="CESI宋体-GB13000"/>
          <w:sz w:val="21"/>
          <w:szCs w:val="21"/>
          <w:highlight w:val="none"/>
          <w:lang w:val="en-US" w:eastAsia="zh-CN"/>
        </w:rPr>
        <w:pPrChange w:id="38" w:author="登记财产小组收发员" w:date="2024-08-22T13:26:00Z">
          <w:pPr>
            <w:numPr>
              <w:ilvl w:val="0"/>
              <w:numId w:val="0"/>
            </w:numPr>
            <w:spacing w:line="240" w:lineRule="auto"/>
            <w:ind w:leftChars="200"/>
          </w:pPr>
        </w:pPrChange>
      </w:pPr>
      <w:ins w:id="39" w:author="登记财产小组收发员" w:date="2024-08-22T13:25:00Z">
        <w:r>
          <w:rPr>
            <w:rFonts w:hint="eastAsia"/>
            <w:sz w:val="21"/>
            <w:szCs w:val="21"/>
            <w:highlight w:val="none"/>
            <w:lang w:val="en-US" w:eastAsia="zh-CN"/>
          </w:rPr>
          <w:t>2.</w:t>
        </w:r>
      </w:ins>
      <w:ins w:id="40" w:author="登记财产小组收发员" w:date="2024-08-22T13:26:00Z">
        <w:r>
          <w:rPr>
            <w:rFonts w:hint="eastAsia"/>
            <w:sz w:val="21"/>
            <w:szCs w:val="21"/>
            <w:highlight w:val="none"/>
            <w:lang w:val="en-US" w:eastAsia="zh-CN"/>
          </w:rPr>
          <w:t>办事指南会随业务开展不断更新完善，并同步在广东政务服务网更新。</w:t>
        </w:r>
      </w:ins>
    </w:p>
    <w:sectPr>
      <w:footerReference r:id="rId3" w:type="default"/>
      <w:footerReference r:id="rId4" w:type="even"/>
      <w:pgSz w:w="16838" w:h="11906" w:orient="landscape"/>
      <w:pgMar w:top="1587" w:right="2098" w:bottom="1474" w:left="1984" w:header="851" w:footer="992" w:gutter="0"/>
      <w:pgNumType w:fmt="numberInDash"/>
      <w:cols w:space="720"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FZXiaoBiaoSong-B05S">
    <w:panose1 w:val="03000509000000000000"/>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CESI宋体-GB13000">
    <w:altName w:val="汉仪书宋二KW"/>
    <w:panose1 w:val="02000500000000000000"/>
    <w:charset w:val="00"/>
    <w:family w:val="auto"/>
    <w:pitch w:val="default"/>
    <w:sig w:usb0="00000000" w:usb1="00000000" w:usb2="00000016" w:usb3="00000000" w:csb0="0004000F" w:csb1="00000000"/>
  </w:font>
  <w:font w:name="黑体">
    <w:altName w:val="汉仪中黑KW"/>
    <w:panose1 w:val="02010609060101010101"/>
    <w:charset w:val="00"/>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56CD">
    <w:pPr>
      <w:pStyle w:val="22"/>
      <w:wordWrap w:val="0"/>
      <w:jc w:val="right"/>
      <w:rPr>
        <w:rFonts w:ascii="仿宋_GB2312" w:eastAsia="仿宋_GB2312"/>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PAGE   \* MERGEFORMAT</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w:t>
    </w:r>
    <w:r>
      <w:rPr>
        <w:rFonts w:hint="eastAsia" w:ascii="宋体" w:hAnsi="宋体" w:eastAsia="宋体" w:cs="宋体"/>
        <w:sz w:val="28"/>
        <w:szCs w:val="28"/>
      </w:rPr>
      <w:t xml:space="preserve"> 21 -</w:t>
    </w:r>
    <w:r>
      <w:rPr>
        <w:rFonts w:hint="eastAsia" w:ascii="宋体" w:hAnsi="宋体" w:eastAsia="宋体" w:cs="宋体"/>
        <w:sz w:val="28"/>
        <w:szCs w:val="28"/>
      </w:rPr>
      <w:fldChar w:fldCharType="end"/>
    </w:r>
    <w:r>
      <w:rPr>
        <w:rFonts w:ascii="仿宋_GB2312" w:eastAsia="仿宋_GB2312"/>
        <w:sz w:val="28"/>
        <w:szCs w:val="28"/>
      </w:rPr>
      <w:t xml:space="preserve">  </w:t>
    </w:r>
  </w:p>
  <w:p w14:paraId="48B7D329">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7B0C2">
    <w:pPr>
      <w:pStyle w:val="22"/>
      <w:ind w:firstLine="280" w:firstLineChars="100"/>
      <w:rPr>
        <w:rFonts w:ascii="仿宋_GB2312" w:eastAsia="仿宋_GB2312"/>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PAGE   \* MERGEFORMAT</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w:t>
    </w:r>
    <w:r>
      <w:rPr>
        <w:rFonts w:hint="eastAsia" w:ascii="宋体" w:hAnsi="宋体" w:eastAsia="宋体" w:cs="宋体"/>
        <w:sz w:val="28"/>
        <w:szCs w:val="28"/>
      </w:rPr>
      <w:t xml:space="preserve"> 22 -</w:t>
    </w:r>
    <w:r>
      <w:rPr>
        <w:rFonts w:hint="eastAsia" w:ascii="宋体" w:hAnsi="宋体" w:eastAsia="宋体" w:cs="宋体"/>
        <w:sz w:val="28"/>
        <w:szCs w:val="28"/>
      </w:rPr>
      <w:fldChar w:fldCharType="end"/>
    </w:r>
  </w:p>
  <w:p w14:paraId="11EC1559">
    <w:pPr>
      <w:pStyle w:val="22"/>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登记财产小组收发员">
    <w15:presenceInfo w15:providerId="None" w15:userId="登记财产小组收发员"/>
  </w15:person>
  <w15:person w15:author="戚玉霞">
    <w15:presenceInfo w15:providerId="None" w15:userId="戚玉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0"/>
  <w:bordersDoNotSurroundFooter w:val="0"/>
  <w:trackRevisions w:val="1"/>
  <w:documentProtection w:enforcement="0"/>
  <w:defaultTabStop w:val="420"/>
  <w:hyphenationZone w:val="360"/>
  <w:evenAndOddHeaders w:val="1"/>
  <w:drawingGridHorizontalSpacing w:val="105"/>
  <w:drawingGridVerticalSpacing w:val="15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xNDYxNmI5MDM2ZDNkN2U1MjllODcxYmYyOGQ3ZGMifQ=="/>
  </w:docVars>
  <w:rsids>
    <w:rsidRoot w:val="003E37BD"/>
    <w:rsid w:val="000114E7"/>
    <w:rsid w:val="00031DD1"/>
    <w:rsid w:val="0008238C"/>
    <w:rsid w:val="000B1504"/>
    <w:rsid w:val="000E3A2C"/>
    <w:rsid w:val="001102A7"/>
    <w:rsid w:val="001129CE"/>
    <w:rsid w:val="00155680"/>
    <w:rsid w:val="00174C67"/>
    <w:rsid w:val="001D1911"/>
    <w:rsid w:val="001D4CC0"/>
    <w:rsid w:val="00202751"/>
    <w:rsid w:val="002039FE"/>
    <w:rsid w:val="00210B93"/>
    <w:rsid w:val="00212998"/>
    <w:rsid w:val="0022176C"/>
    <w:rsid w:val="002309B6"/>
    <w:rsid w:val="002472B8"/>
    <w:rsid w:val="0027344F"/>
    <w:rsid w:val="00280E3E"/>
    <w:rsid w:val="00290E55"/>
    <w:rsid w:val="002F3727"/>
    <w:rsid w:val="002F6898"/>
    <w:rsid w:val="00317FF7"/>
    <w:rsid w:val="00327B15"/>
    <w:rsid w:val="00340EF3"/>
    <w:rsid w:val="003A07CE"/>
    <w:rsid w:val="003A27F1"/>
    <w:rsid w:val="003E0515"/>
    <w:rsid w:val="003E2895"/>
    <w:rsid w:val="003E37BD"/>
    <w:rsid w:val="00401FD4"/>
    <w:rsid w:val="0044209A"/>
    <w:rsid w:val="004511EF"/>
    <w:rsid w:val="004C7FCD"/>
    <w:rsid w:val="004C7FED"/>
    <w:rsid w:val="004E222D"/>
    <w:rsid w:val="004F5532"/>
    <w:rsid w:val="005448D4"/>
    <w:rsid w:val="0057103D"/>
    <w:rsid w:val="00592D0A"/>
    <w:rsid w:val="005B75BA"/>
    <w:rsid w:val="005C310F"/>
    <w:rsid w:val="005E457E"/>
    <w:rsid w:val="006002DC"/>
    <w:rsid w:val="006167F0"/>
    <w:rsid w:val="00644C89"/>
    <w:rsid w:val="00664F04"/>
    <w:rsid w:val="00681E26"/>
    <w:rsid w:val="00686642"/>
    <w:rsid w:val="006A346C"/>
    <w:rsid w:val="006B7059"/>
    <w:rsid w:val="006C2666"/>
    <w:rsid w:val="006C46AE"/>
    <w:rsid w:val="006E7959"/>
    <w:rsid w:val="00717E1E"/>
    <w:rsid w:val="00783D39"/>
    <w:rsid w:val="0078773D"/>
    <w:rsid w:val="007A0FAD"/>
    <w:rsid w:val="007C7693"/>
    <w:rsid w:val="007C7B92"/>
    <w:rsid w:val="007D23C3"/>
    <w:rsid w:val="007E20E1"/>
    <w:rsid w:val="007F06C3"/>
    <w:rsid w:val="00814D27"/>
    <w:rsid w:val="0082698C"/>
    <w:rsid w:val="00835922"/>
    <w:rsid w:val="00853127"/>
    <w:rsid w:val="00860E45"/>
    <w:rsid w:val="008644DC"/>
    <w:rsid w:val="00864E87"/>
    <w:rsid w:val="008B3F24"/>
    <w:rsid w:val="008D0843"/>
    <w:rsid w:val="00920165"/>
    <w:rsid w:val="00944089"/>
    <w:rsid w:val="00973585"/>
    <w:rsid w:val="009862B7"/>
    <w:rsid w:val="009D347E"/>
    <w:rsid w:val="009F1E83"/>
    <w:rsid w:val="009F52FF"/>
    <w:rsid w:val="00A16E8A"/>
    <w:rsid w:val="00A40F2E"/>
    <w:rsid w:val="00A45F27"/>
    <w:rsid w:val="00A5095B"/>
    <w:rsid w:val="00A5122D"/>
    <w:rsid w:val="00A55C5C"/>
    <w:rsid w:val="00A96985"/>
    <w:rsid w:val="00AA4109"/>
    <w:rsid w:val="00AF237D"/>
    <w:rsid w:val="00AF33A7"/>
    <w:rsid w:val="00B00472"/>
    <w:rsid w:val="00B22449"/>
    <w:rsid w:val="00B22681"/>
    <w:rsid w:val="00B35DF2"/>
    <w:rsid w:val="00B45888"/>
    <w:rsid w:val="00B60194"/>
    <w:rsid w:val="00B63363"/>
    <w:rsid w:val="00B66804"/>
    <w:rsid w:val="00BB4B58"/>
    <w:rsid w:val="00C14C61"/>
    <w:rsid w:val="00C6700D"/>
    <w:rsid w:val="00C719D5"/>
    <w:rsid w:val="00C83094"/>
    <w:rsid w:val="00C86307"/>
    <w:rsid w:val="00C87540"/>
    <w:rsid w:val="00CA019A"/>
    <w:rsid w:val="00CA2F89"/>
    <w:rsid w:val="00CA5028"/>
    <w:rsid w:val="00CB31DE"/>
    <w:rsid w:val="00CC7862"/>
    <w:rsid w:val="00D00AC0"/>
    <w:rsid w:val="00D30A43"/>
    <w:rsid w:val="00D33306"/>
    <w:rsid w:val="00D740DE"/>
    <w:rsid w:val="00D80E9B"/>
    <w:rsid w:val="00D83DE3"/>
    <w:rsid w:val="00D869E5"/>
    <w:rsid w:val="00DB7A9F"/>
    <w:rsid w:val="00DC2039"/>
    <w:rsid w:val="00DD6F4E"/>
    <w:rsid w:val="00E21FC6"/>
    <w:rsid w:val="00E56BD4"/>
    <w:rsid w:val="00E75177"/>
    <w:rsid w:val="00E903A8"/>
    <w:rsid w:val="00EA58EC"/>
    <w:rsid w:val="00EA6B9F"/>
    <w:rsid w:val="00ED675C"/>
    <w:rsid w:val="00ED7309"/>
    <w:rsid w:val="00EE2D8D"/>
    <w:rsid w:val="00F0351F"/>
    <w:rsid w:val="00F113F3"/>
    <w:rsid w:val="00F3122D"/>
    <w:rsid w:val="00F96D67"/>
    <w:rsid w:val="00FB6B7A"/>
    <w:rsid w:val="00FB7193"/>
    <w:rsid w:val="00FC70A8"/>
    <w:rsid w:val="00FE4BF5"/>
    <w:rsid w:val="03E329F6"/>
    <w:rsid w:val="03EA1687"/>
    <w:rsid w:val="0BDC28BE"/>
    <w:rsid w:val="0BFD11EA"/>
    <w:rsid w:val="0E346C1E"/>
    <w:rsid w:val="0FD28599"/>
    <w:rsid w:val="12F103D8"/>
    <w:rsid w:val="14F43FBF"/>
    <w:rsid w:val="180533E0"/>
    <w:rsid w:val="18270A3C"/>
    <w:rsid w:val="18F558C8"/>
    <w:rsid w:val="1FC7CE99"/>
    <w:rsid w:val="20F06B92"/>
    <w:rsid w:val="21C83B7A"/>
    <w:rsid w:val="2BDFAF50"/>
    <w:rsid w:val="2E5F836D"/>
    <w:rsid w:val="2EEF238C"/>
    <w:rsid w:val="2F5F59E8"/>
    <w:rsid w:val="2FFE45DC"/>
    <w:rsid w:val="32EA3442"/>
    <w:rsid w:val="3369015E"/>
    <w:rsid w:val="33FF51B1"/>
    <w:rsid w:val="355FD1B5"/>
    <w:rsid w:val="36CD2A76"/>
    <w:rsid w:val="36CF33B2"/>
    <w:rsid w:val="3A765713"/>
    <w:rsid w:val="3B2F8E90"/>
    <w:rsid w:val="3BBF179D"/>
    <w:rsid w:val="3D4CD4D5"/>
    <w:rsid w:val="3DF68562"/>
    <w:rsid w:val="3DFF3A43"/>
    <w:rsid w:val="3ED51F88"/>
    <w:rsid w:val="3F7C8A87"/>
    <w:rsid w:val="43FFB90D"/>
    <w:rsid w:val="45EB52A6"/>
    <w:rsid w:val="489F3E6C"/>
    <w:rsid w:val="4BF56485"/>
    <w:rsid w:val="4D812783"/>
    <w:rsid w:val="4DB94BF1"/>
    <w:rsid w:val="4DF76B3C"/>
    <w:rsid w:val="4DFF669E"/>
    <w:rsid w:val="4F5F78C6"/>
    <w:rsid w:val="4F7737EB"/>
    <w:rsid w:val="4FF923B1"/>
    <w:rsid w:val="4FFFB6A7"/>
    <w:rsid w:val="51C554C8"/>
    <w:rsid w:val="526A3E54"/>
    <w:rsid w:val="577AD5FE"/>
    <w:rsid w:val="57EE14B9"/>
    <w:rsid w:val="5821540A"/>
    <w:rsid w:val="597B2E3E"/>
    <w:rsid w:val="5A4A2677"/>
    <w:rsid w:val="5B7711B3"/>
    <w:rsid w:val="5C220D67"/>
    <w:rsid w:val="5D654F5E"/>
    <w:rsid w:val="5DB74DAD"/>
    <w:rsid w:val="5EBF8ACB"/>
    <w:rsid w:val="5F5E621F"/>
    <w:rsid w:val="5FD7DC95"/>
    <w:rsid w:val="5FF70352"/>
    <w:rsid w:val="61F236F8"/>
    <w:rsid w:val="64DF6596"/>
    <w:rsid w:val="656B5493"/>
    <w:rsid w:val="6710DEDF"/>
    <w:rsid w:val="675B18A7"/>
    <w:rsid w:val="67AEECB6"/>
    <w:rsid w:val="67DFEBEC"/>
    <w:rsid w:val="6CABE9DA"/>
    <w:rsid w:val="6DBFA1BE"/>
    <w:rsid w:val="6DCF1981"/>
    <w:rsid w:val="6DFE5893"/>
    <w:rsid w:val="6FAD1286"/>
    <w:rsid w:val="6FE7EA50"/>
    <w:rsid w:val="6FFDCBB8"/>
    <w:rsid w:val="73F72577"/>
    <w:rsid w:val="76FA5B61"/>
    <w:rsid w:val="778F8AB1"/>
    <w:rsid w:val="7B0E647A"/>
    <w:rsid w:val="7B76E07D"/>
    <w:rsid w:val="7BBBCDBE"/>
    <w:rsid w:val="7BEF550C"/>
    <w:rsid w:val="7BF603D3"/>
    <w:rsid w:val="7BF6FEE5"/>
    <w:rsid w:val="7BFF638E"/>
    <w:rsid w:val="7CEA075A"/>
    <w:rsid w:val="7CFBFF20"/>
    <w:rsid w:val="7D8F5578"/>
    <w:rsid w:val="7DA4BCC6"/>
    <w:rsid w:val="7E03D669"/>
    <w:rsid w:val="7E745D91"/>
    <w:rsid w:val="7EEB4EF1"/>
    <w:rsid w:val="7EEEA362"/>
    <w:rsid w:val="7EEFE751"/>
    <w:rsid w:val="7EFEFD05"/>
    <w:rsid w:val="7F7BCB9B"/>
    <w:rsid w:val="7F7E517F"/>
    <w:rsid w:val="7FBE2F8F"/>
    <w:rsid w:val="7FCF0ADC"/>
    <w:rsid w:val="7FFBF70E"/>
    <w:rsid w:val="7FFC99F2"/>
    <w:rsid w:val="7FFD437E"/>
    <w:rsid w:val="7FFE24D4"/>
    <w:rsid w:val="7FFFD194"/>
    <w:rsid w:val="94FEEA64"/>
    <w:rsid w:val="953FCC07"/>
    <w:rsid w:val="97EC5B1C"/>
    <w:rsid w:val="97FF1D06"/>
    <w:rsid w:val="9BF50B72"/>
    <w:rsid w:val="9DFF6448"/>
    <w:rsid w:val="9EF7473E"/>
    <w:rsid w:val="AB9E4B63"/>
    <w:rsid w:val="AFFFC17E"/>
    <w:rsid w:val="B6FDC48D"/>
    <w:rsid w:val="B73B37A4"/>
    <w:rsid w:val="BCBE156F"/>
    <w:rsid w:val="BF77B958"/>
    <w:rsid w:val="BFBBF465"/>
    <w:rsid w:val="C55F2C90"/>
    <w:rsid w:val="CF6A9261"/>
    <w:rsid w:val="D62EE0F8"/>
    <w:rsid w:val="D7F59C68"/>
    <w:rsid w:val="DA6F6973"/>
    <w:rsid w:val="DD2B14D9"/>
    <w:rsid w:val="DDDD8BB7"/>
    <w:rsid w:val="DDF5D0BC"/>
    <w:rsid w:val="DDFFC165"/>
    <w:rsid w:val="DFE7BC5D"/>
    <w:rsid w:val="E6EFE252"/>
    <w:rsid w:val="E7640764"/>
    <w:rsid w:val="E77C582D"/>
    <w:rsid w:val="EBD4D154"/>
    <w:rsid w:val="EBF1BE57"/>
    <w:rsid w:val="EBFB2BEC"/>
    <w:rsid w:val="EBFBA039"/>
    <w:rsid w:val="EE5F983E"/>
    <w:rsid w:val="EF3DB3D8"/>
    <w:rsid w:val="EF3EBCF6"/>
    <w:rsid w:val="EFEE1CE0"/>
    <w:rsid w:val="EFFD5914"/>
    <w:rsid w:val="F67FDE84"/>
    <w:rsid w:val="F6F9F0EF"/>
    <w:rsid w:val="F756C3E5"/>
    <w:rsid w:val="F7DB25E4"/>
    <w:rsid w:val="F7FBC334"/>
    <w:rsid w:val="F92D149E"/>
    <w:rsid w:val="FB7746C2"/>
    <w:rsid w:val="FB7B1E89"/>
    <w:rsid w:val="FBEFB9C7"/>
    <w:rsid w:val="FCEB6B37"/>
    <w:rsid w:val="FDBB08F7"/>
    <w:rsid w:val="FDBB46C2"/>
    <w:rsid w:val="FDC782A0"/>
    <w:rsid w:val="FEE3429A"/>
    <w:rsid w:val="FEEFCD52"/>
    <w:rsid w:val="FEF92EBF"/>
    <w:rsid w:val="FFDF47FD"/>
    <w:rsid w:val="FFEED42C"/>
    <w:rsid w:val="FFEF4428"/>
    <w:rsid w:val="FFF21BBF"/>
    <w:rsid w:val="FFFEA7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iPriority="99"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qFormat="1" w:uiPriority="99" w:semiHidden="0" w:name="HTML Keyboard"/>
    <w:lsdException w:uiPriority="99" w:name="HTML Preformatted"/>
    <w:lsdException w:qFormat="1" w:uiPriority="99" w:semiHidden="0" w:name="HTML Sample"/>
    <w:lsdException w:qFormat="1" w:uiPriority="99" w:semiHidden="0"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ESI宋体-GB13000" w:hAnsi="CESI宋体-GB13000" w:eastAsia="CESI宋体-GB13000" w:cs="CESI宋体-GB13000"/>
      <w:kern w:val="2"/>
      <w:sz w:val="21"/>
      <w:szCs w:val="22"/>
      <w:lang w:val="en-US" w:eastAsia="zh-CN" w:bidi="ar-SA"/>
    </w:rPr>
  </w:style>
  <w:style w:type="paragraph" w:styleId="3">
    <w:name w:val="heading 1"/>
    <w:basedOn w:val="1"/>
    <w:next w:val="1"/>
    <w:qFormat/>
    <w:uiPriority w:val="9"/>
    <w:pPr>
      <w:keepNext/>
      <w:keepLines/>
      <w:spacing w:before="340" w:beforeLines="23" w:beforeAutospacing="0" w:after="330" w:afterLines="23" w:afterAutospacing="0" w:line="576" w:lineRule="auto"/>
      <w:outlineLvl w:val="0"/>
    </w:pPr>
    <w:rPr>
      <w:b/>
      <w:kern w:val="44"/>
      <w:sz w:val="44"/>
    </w:rPr>
  </w:style>
  <w:style w:type="paragraph" w:styleId="4">
    <w:name w:val="heading 2"/>
    <w:basedOn w:val="1"/>
    <w:next w:val="1"/>
    <w:unhideWhenUsed/>
    <w:qFormat/>
    <w:uiPriority w:val="9"/>
    <w:pPr>
      <w:keepNext/>
      <w:keepLines/>
      <w:spacing w:before="260" w:beforeLines="23" w:beforeAutospacing="0" w:after="260" w:afterLines="23" w:afterAutospacing="0" w:line="413" w:lineRule="auto"/>
      <w:outlineLvl w:val="1"/>
    </w:pPr>
    <w:rPr>
      <w:rFonts w:ascii="CESI宋体-GB13000" w:hAnsi="CESI宋体-GB13000" w:eastAsia="黑体"/>
      <w:b/>
      <w:sz w:val="32"/>
    </w:rPr>
  </w:style>
  <w:style w:type="paragraph" w:styleId="5">
    <w:name w:val="heading 3"/>
    <w:basedOn w:val="1"/>
    <w:next w:val="1"/>
    <w:unhideWhenUsed/>
    <w:qFormat/>
    <w:uiPriority w:val="9"/>
    <w:pPr>
      <w:keepNext/>
      <w:keepLines/>
      <w:spacing w:before="260" w:beforeLines="23" w:beforeAutospacing="0" w:after="260" w:afterLines="23" w:afterAutospacing="0" w:line="413" w:lineRule="auto"/>
      <w:outlineLvl w:val="2"/>
    </w:pPr>
    <w:rPr>
      <w:b/>
      <w:sz w:val="32"/>
    </w:rPr>
  </w:style>
  <w:style w:type="paragraph" w:styleId="6">
    <w:name w:val="heading 4"/>
    <w:basedOn w:val="1"/>
    <w:next w:val="1"/>
    <w:unhideWhenUsed/>
    <w:qFormat/>
    <w:uiPriority w:val="9"/>
    <w:pPr>
      <w:keepNext/>
      <w:keepLines/>
      <w:spacing w:before="280" w:beforeLines="23" w:beforeAutospacing="0" w:after="290" w:afterLines="23" w:afterAutospacing="0" w:line="372" w:lineRule="auto"/>
      <w:outlineLvl w:val="3"/>
    </w:pPr>
    <w:rPr>
      <w:rFonts w:ascii="CESI宋体-GB13000" w:hAnsi="CESI宋体-GB13000" w:eastAsia="黑体"/>
      <w:b/>
      <w:sz w:val="28"/>
    </w:rPr>
  </w:style>
  <w:style w:type="paragraph" w:styleId="7">
    <w:name w:val="heading 5"/>
    <w:basedOn w:val="1"/>
    <w:next w:val="1"/>
    <w:unhideWhenUsed/>
    <w:qFormat/>
    <w:uiPriority w:val="9"/>
    <w:pPr>
      <w:keepNext/>
      <w:keepLines/>
      <w:spacing w:before="280" w:beforeLines="23" w:beforeAutospacing="0" w:after="290" w:afterLines="23" w:afterAutospacing="0" w:line="372" w:lineRule="auto"/>
      <w:outlineLvl w:val="4"/>
    </w:pPr>
    <w:rPr>
      <w:b/>
      <w:sz w:val="28"/>
    </w:rPr>
  </w:style>
  <w:style w:type="paragraph" w:styleId="8">
    <w:name w:val="heading 6"/>
    <w:basedOn w:val="1"/>
    <w:next w:val="1"/>
    <w:unhideWhenUsed/>
    <w:qFormat/>
    <w:uiPriority w:val="9"/>
    <w:pPr>
      <w:keepNext/>
      <w:keepLines/>
      <w:spacing w:before="240" w:beforeLines="23" w:beforeAutospacing="0" w:after="64" w:afterLines="23" w:afterAutospacing="0" w:line="317" w:lineRule="auto"/>
      <w:outlineLvl w:val="5"/>
    </w:pPr>
    <w:rPr>
      <w:rFonts w:ascii="CESI宋体-GB13000" w:hAnsi="CESI宋体-GB13000" w:eastAsia="黑体"/>
      <w:b/>
      <w:sz w:val="24"/>
    </w:rPr>
  </w:style>
  <w:style w:type="paragraph" w:styleId="9">
    <w:name w:val="heading 7"/>
    <w:basedOn w:val="1"/>
    <w:next w:val="1"/>
    <w:unhideWhenUsed/>
    <w:qFormat/>
    <w:uiPriority w:val="9"/>
    <w:pPr>
      <w:keepNext/>
      <w:keepLines/>
      <w:spacing w:before="240" w:beforeLines="23" w:beforeAutospacing="0" w:after="64" w:afterLines="23" w:afterAutospacing="0" w:line="317" w:lineRule="auto"/>
      <w:outlineLvl w:val="6"/>
    </w:pPr>
    <w:rPr>
      <w:b/>
      <w:sz w:val="24"/>
    </w:rPr>
  </w:style>
  <w:style w:type="paragraph" w:styleId="10">
    <w:name w:val="heading 8"/>
    <w:basedOn w:val="1"/>
    <w:next w:val="1"/>
    <w:unhideWhenUsed/>
    <w:qFormat/>
    <w:uiPriority w:val="9"/>
    <w:pPr>
      <w:keepNext/>
      <w:keepLines/>
      <w:spacing w:before="240" w:beforeLines="23" w:beforeAutospacing="0" w:after="64" w:afterLines="23" w:afterAutospacing="0" w:line="317" w:lineRule="auto"/>
      <w:outlineLvl w:val="7"/>
    </w:pPr>
    <w:rPr>
      <w:rFonts w:ascii="CESI宋体-GB13000" w:hAnsi="CESI宋体-GB13000" w:eastAsia="黑体"/>
      <w:sz w:val="24"/>
    </w:rPr>
  </w:style>
  <w:style w:type="paragraph" w:styleId="11">
    <w:name w:val="heading 9"/>
    <w:basedOn w:val="1"/>
    <w:next w:val="1"/>
    <w:unhideWhenUsed/>
    <w:qFormat/>
    <w:uiPriority w:val="9"/>
    <w:pPr>
      <w:keepNext/>
      <w:keepLines/>
      <w:spacing w:before="240" w:beforeLines="23" w:beforeAutospacing="0" w:after="64" w:afterLines="23" w:afterAutospacing="0" w:line="317" w:lineRule="auto"/>
      <w:outlineLvl w:val="8"/>
    </w:pPr>
    <w:rPr>
      <w:rFonts w:ascii="CESI宋体-GB13000" w:hAnsi="CESI宋体-GB13000" w:eastAsia="黑体"/>
      <w:sz w:val="21"/>
    </w:rPr>
  </w:style>
  <w:style w:type="character" w:default="1" w:styleId="34">
    <w:name w:val="Default Paragraph Font"/>
    <w:unhideWhenUsed/>
    <w:qFormat/>
    <w:uiPriority w:val="1"/>
  </w:style>
  <w:style w:type="table" w:default="1" w:styleId="32">
    <w:name w:val="Normal Table"/>
    <w:unhideWhenUsed/>
    <w:qFormat/>
    <w:uiPriority w:val="99"/>
    <w:tblPr>
      <w:tblStyle w:val="32"/>
      <w:tblCellMar>
        <w:top w:w="0" w:type="dxa"/>
        <w:left w:w="108" w:type="dxa"/>
        <w:bottom w:w="0" w:type="dxa"/>
        <w:right w:w="108" w:type="dxa"/>
      </w:tblCellMar>
    </w:tblPr>
  </w:style>
  <w:style w:type="paragraph" w:customStyle="1" w:styleId="2">
    <w:name w:val="Normal Indent1"/>
    <w:basedOn w:val="1"/>
    <w:qFormat/>
    <w:uiPriority w:val="0"/>
    <w:pPr>
      <w:widowControl/>
      <w:spacing w:after="160" w:line="259" w:lineRule="auto"/>
      <w:ind w:firstLine="624"/>
      <w:jc w:val="left"/>
    </w:pPr>
    <w:rPr>
      <w:rFonts w:ascii="CESI宋体-GB13000" w:hAnsi="CESI宋体-GB13000" w:eastAsia="CESI宋体-GB13000" w:cs="CESI宋体-GB13000"/>
      <w:kern w:val="0"/>
      <w:sz w:val="22"/>
    </w:rPr>
  </w:style>
  <w:style w:type="paragraph" w:styleId="12">
    <w:name w:val="toa heading"/>
    <w:basedOn w:val="1"/>
    <w:next w:val="1"/>
    <w:unhideWhenUsed/>
    <w:qFormat/>
    <w:uiPriority w:val="99"/>
    <w:pPr>
      <w:spacing w:before="120" w:beforeLines="23" w:beforeAutospacing="0"/>
    </w:pPr>
    <w:rPr>
      <w:rFonts w:ascii="CESI宋体-GB13000" w:hAnsi="CESI宋体-GB13000"/>
      <w:sz w:val="24"/>
    </w:rPr>
  </w:style>
  <w:style w:type="paragraph" w:styleId="13">
    <w:name w:val="annotation text"/>
    <w:basedOn w:val="1"/>
    <w:unhideWhenUsed/>
    <w:qFormat/>
    <w:uiPriority w:val="99"/>
    <w:pPr>
      <w:jc w:val="left"/>
    </w:pPr>
  </w:style>
  <w:style w:type="paragraph" w:styleId="14">
    <w:name w:val="Body Text 3"/>
    <w:basedOn w:val="1"/>
    <w:unhideWhenUsed/>
    <w:qFormat/>
    <w:uiPriority w:val="99"/>
    <w:pPr>
      <w:spacing w:after="120" w:afterLines="23" w:afterAutospacing="0"/>
    </w:pPr>
    <w:rPr>
      <w:sz w:val="16"/>
    </w:rPr>
  </w:style>
  <w:style w:type="paragraph" w:styleId="15">
    <w:name w:val="Body Text"/>
    <w:basedOn w:val="1"/>
    <w:unhideWhenUsed/>
    <w:qFormat/>
    <w:uiPriority w:val="99"/>
    <w:pPr>
      <w:spacing w:after="120" w:afterLines="23" w:afterAutospacing="0"/>
    </w:pPr>
  </w:style>
  <w:style w:type="paragraph" w:styleId="16">
    <w:name w:val="Body Text Indent"/>
    <w:basedOn w:val="1"/>
    <w:unhideWhenUsed/>
    <w:qFormat/>
    <w:uiPriority w:val="99"/>
    <w:pPr>
      <w:spacing w:after="120" w:afterLines="23" w:afterAutospacing="0"/>
      <w:ind w:left="420" w:leftChars="200"/>
    </w:pPr>
  </w:style>
  <w:style w:type="paragraph" w:styleId="17">
    <w:name w:val="List Continue"/>
    <w:basedOn w:val="1"/>
    <w:unhideWhenUsed/>
    <w:qFormat/>
    <w:uiPriority w:val="99"/>
    <w:pPr>
      <w:spacing w:after="120" w:afterLines="23" w:afterAutospacing="0"/>
      <w:ind w:left="420" w:leftChars="200"/>
    </w:pPr>
  </w:style>
  <w:style w:type="paragraph" w:styleId="18">
    <w:name w:val="Block Text"/>
    <w:basedOn w:val="1"/>
    <w:unhideWhenUsed/>
    <w:qFormat/>
    <w:uiPriority w:val="99"/>
    <w:pPr>
      <w:spacing w:after="120" w:afterLines="23" w:afterAutospacing="0"/>
      <w:ind w:left="1440" w:leftChars="700" w:rightChars="700"/>
    </w:pPr>
  </w:style>
  <w:style w:type="paragraph" w:styleId="19">
    <w:name w:val="Body Text Indent 2"/>
    <w:basedOn w:val="1"/>
    <w:unhideWhenUsed/>
    <w:qFormat/>
    <w:uiPriority w:val="99"/>
    <w:pPr>
      <w:spacing w:after="120" w:afterLines="23" w:afterAutospacing="0" w:line="480" w:lineRule="auto"/>
      <w:ind w:left="420" w:leftChars="200"/>
    </w:pPr>
  </w:style>
  <w:style w:type="paragraph" w:styleId="20">
    <w:name w:val="List Continue 5"/>
    <w:basedOn w:val="1"/>
    <w:unhideWhenUsed/>
    <w:qFormat/>
    <w:uiPriority w:val="99"/>
    <w:pPr>
      <w:spacing w:after="120" w:afterLines="23" w:afterAutospacing="0"/>
      <w:ind w:left="2100" w:leftChars="1000"/>
    </w:pPr>
  </w:style>
  <w:style w:type="paragraph" w:styleId="21">
    <w:name w:val="Balloon Text"/>
    <w:basedOn w:val="1"/>
    <w:link w:val="40"/>
    <w:qFormat/>
    <w:uiPriority w:val="0"/>
    <w:pPr>
      <w:widowControl/>
      <w:jc w:val="left"/>
    </w:pPr>
    <w:rPr>
      <w:rFonts w:ascii="CESI宋体-GB13000" w:hAnsi="CESI宋体-GB13000" w:eastAsia="CESI宋体-GB13000" w:cs="CESI宋体-GB13000"/>
      <w:kern w:val="0"/>
      <w:sz w:val="18"/>
      <w:szCs w:val="18"/>
    </w:rPr>
  </w:style>
  <w:style w:type="paragraph" w:styleId="22">
    <w:name w:val="footer"/>
    <w:basedOn w:val="1"/>
    <w:link w:val="41"/>
    <w:unhideWhenUsed/>
    <w:qFormat/>
    <w:uiPriority w:val="0"/>
    <w:pPr>
      <w:tabs>
        <w:tab w:val="center" w:pos="4153"/>
        <w:tab w:val="right" w:pos="8306"/>
      </w:tabs>
      <w:snapToGrid w:val="0"/>
      <w:jc w:val="left"/>
    </w:pPr>
    <w:rPr>
      <w:sz w:val="18"/>
      <w:szCs w:val="18"/>
    </w:rPr>
  </w:style>
  <w:style w:type="paragraph" w:styleId="23">
    <w:name w:val="header"/>
    <w:basedOn w:val="1"/>
    <w:link w:val="42"/>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List Continue 4"/>
    <w:basedOn w:val="1"/>
    <w:unhideWhenUsed/>
    <w:qFormat/>
    <w:uiPriority w:val="99"/>
    <w:pPr>
      <w:spacing w:after="120" w:afterLines="23" w:afterAutospacing="0"/>
      <w:ind w:left="1680" w:leftChars="800"/>
    </w:pPr>
  </w:style>
  <w:style w:type="paragraph" w:styleId="25">
    <w:name w:val="Subtitle"/>
    <w:basedOn w:val="1"/>
    <w:qFormat/>
    <w:uiPriority w:val="11"/>
    <w:pPr>
      <w:spacing w:before="240" w:beforeLines="23" w:beforeAutospacing="0" w:after="60" w:afterLines="23" w:afterAutospacing="0" w:line="312" w:lineRule="auto"/>
      <w:jc w:val="center"/>
      <w:outlineLvl w:val="1"/>
    </w:pPr>
    <w:rPr>
      <w:rFonts w:ascii="CESI宋体-GB13000" w:hAnsi="CESI宋体-GB13000"/>
      <w:b/>
      <w:kern w:val="28"/>
      <w:sz w:val="32"/>
    </w:rPr>
  </w:style>
  <w:style w:type="paragraph" w:styleId="26">
    <w:name w:val="Body Text Indent 3"/>
    <w:basedOn w:val="1"/>
    <w:unhideWhenUsed/>
    <w:qFormat/>
    <w:uiPriority w:val="99"/>
    <w:pPr>
      <w:spacing w:after="120" w:afterLines="23" w:afterAutospacing="0"/>
      <w:ind w:left="420" w:leftChars="200"/>
    </w:pPr>
    <w:rPr>
      <w:sz w:val="16"/>
    </w:rPr>
  </w:style>
  <w:style w:type="paragraph" w:styleId="27">
    <w:name w:val="Body Text 2"/>
    <w:basedOn w:val="1"/>
    <w:unhideWhenUsed/>
    <w:qFormat/>
    <w:uiPriority w:val="99"/>
    <w:pPr>
      <w:spacing w:after="120" w:afterLines="23" w:afterAutospacing="0" w:line="480" w:lineRule="auto"/>
    </w:pPr>
  </w:style>
  <w:style w:type="paragraph" w:styleId="28">
    <w:name w:val="List Continue 2"/>
    <w:basedOn w:val="1"/>
    <w:unhideWhenUsed/>
    <w:qFormat/>
    <w:uiPriority w:val="99"/>
    <w:pPr>
      <w:spacing w:after="120" w:afterLines="23" w:afterAutospacing="0"/>
      <w:ind w:left="840" w:leftChars="400"/>
    </w:pPr>
  </w:style>
  <w:style w:type="paragraph" w:styleId="29">
    <w:name w:val="Normal (Web)"/>
    <w:basedOn w:val="1"/>
    <w:qFormat/>
    <w:uiPriority w:val="0"/>
    <w:pPr>
      <w:widowControl/>
      <w:spacing w:before="100" w:beforeAutospacing="1" w:after="100" w:afterAutospacing="1" w:line="259" w:lineRule="auto"/>
      <w:jc w:val="left"/>
    </w:pPr>
    <w:rPr>
      <w:rFonts w:ascii="CESI宋体-GB13000" w:hAnsi="CESI宋体-GB13000" w:eastAsia="CESI宋体-GB13000" w:cs="CESI宋体-GB13000"/>
      <w:kern w:val="0"/>
      <w:sz w:val="24"/>
      <w:szCs w:val="24"/>
    </w:rPr>
  </w:style>
  <w:style w:type="paragraph" w:styleId="30">
    <w:name w:val="List Continue 3"/>
    <w:basedOn w:val="1"/>
    <w:unhideWhenUsed/>
    <w:qFormat/>
    <w:uiPriority w:val="99"/>
    <w:pPr>
      <w:spacing w:after="120" w:afterLines="23" w:afterAutospacing="0"/>
      <w:ind w:left="1260" w:leftChars="600"/>
    </w:pPr>
  </w:style>
  <w:style w:type="paragraph" w:styleId="31">
    <w:name w:val="Title"/>
    <w:basedOn w:val="1"/>
    <w:qFormat/>
    <w:uiPriority w:val="10"/>
    <w:pPr>
      <w:spacing w:before="240" w:beforeLines="23" w:beforeAutospacing="0" w:after="60" w:afterLines="23" w:afterAutospacing="0"/>
      <w:jc w:val="center"/>
      <w:outlineLvl w:val="0"/>
    </w:pPr>
    <w:rPr>
      <w:rFonts w:ascii="CESI宋体-GB13000" w:hAnsi="CESI宋体-GB13000"/>
      <w:b/>
      <w:sz w:val="32"/>
    </w:rPr>
  </w:style>
  <w:style w:type="table" w:styleId="33">
    <w:name w:val="Table Grid"/>
    <w:basedOn w:val="32"/>
    <w:qFormat/>
    <w:uiPriority w:val="0"/>
    <w:pPr>
      <w:widowControl w:val="0"/>
      <w:jc w:val="both"/>
    </w:pPr>
    <w:tblPr>
      <w:tblStyle w:val="3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qFormat/>
    <w:uiPriority w:val="0"/>
    <w:rPr>
      <w:rFonts w:ascii="CESI宋体-GB13000" w:hAnsi="CESI宋体-GB13000" w:eastAsia="CESI宋体-GB13000" w:cs="CESI宋体-GB13000"/>
      <w:b/>
      <w:bCs/>
      <w:color w:val="auto"/>
    </w:rPr>
  </w:style>
  <w:style w:type="character" w:styleId="36">
    <w:name w:val="HTML Typewriter"/>
    <w:basedOn w:val="34"/>
    <w:unhideWhenUsed/>
    <w:qFormat/>
    <w:uiPriority w:val="99"/>
    <w:rPr>
      <w:rFonts w:ascii="CESI宋体-GB13000" w:hAnsi="CESI宋体-GB13000"/>
      <w:sz w:val="20"/>
    </w:rPr>
  </w:style>
  <w:style w:type="character" w:styleId="37">
    <w:name w:val="HTML Code"/>
    <w:basedOn w:val="34"/>
    <w:unhideWhenUsed/>
    <w:qFormat/>
    <w:uiPriority w:val="99"/>
    <w:rPr>
      <w:rFonts w:ascii="CESI宋体-GB13000" w:hAnsi="CESI宋体-GB13000"/>
      <w:sz w:val="20"/>
    </w:rPr>
  </w:style>
  <w:style w:type="character" w:styleId="38">
    <w:name w:val="HTML Keyboard"/>
    <w:basedOn w:val="34"/>
    <w:unhideWhenUsed/>
    <w:qFormat/>
    <w:uiPriority w:val="99"/>
    <w:rPr>
      <w:rFonts w:ascii="CESI宋体-GB13000" w:hAnsi="CESI宋体-GB13000"/>
      <w:sz w:val="20"/>
    </w:rPr>
  </w:style>
  <w:style w:type="character" w:styleId="39">
    <w:name w:val="HTML Sample"/>
    <w:basedOn w:val="34"/>
    <w:unhideWhenUsed/>
    <w:qFormat/>
    <w:uiPriority w:val="99"/>
    <w:rPr>
      <w:rFonts w:ascii="CESI宋体-GB13000" w:hAnsi="CESI宋体-GB13000"/>
    </w:rPr>
  </w:style>
  <w:style w:type="character" w:customStyle="1" w:styleId="40">
    <w:name w:val="批注框文本 Char"/>
    <w:basedOn w:val="34"/>
    <w:link w:val="21"/>
    <w:qFormat/>
    <w:uiPriority w:val="0"/>
    <w:rPr>
      <w:rFonts w:ascii="CESI宋体-GB13000" w:hAnsi="CESI宋体-GB13000" w:eastAsia="CESI宋体-GB13000" w:cs="CESI宋体-GB13000"/>
      <w:kern w:val="0"/>
      <w:sz w:val="18"/>
      <w:szCs w:val="18"/>
    </w:rPr>
  </w:style>
  <w:style w:type="character" w:customStyle="1" w:styleId="41">
    <w:name w:val="页脚 Char"/>
    <w:basedOn w:val="34"/>
    <w:link w:val="22"/>
    <w:qFormat/>
    <w:uiPriority w:val="99"/>
    <w:rPr>
      <w:sz w:val="18"/>
      <w:szCs w:val="18"/>
    </w:rPr>
  </w:style>
  <w:style w:type="character" w:customStyle="1" w:styleId="42">
    <w:name w:val="页眉 Char"/>
    <w:basedOn w:val="34"/>
    <w:link w:val="23"/>
    <w:qFormat/>
    <w:uiPriority w:val="0"/>
    <w:rPr>
      <w:sz w:val="18"/>
      <w:szCs w:val="18"/>
    </w:rPr>
  </w:style>
  <w:style w:type="paragraph" w:customStyle="1" w:styleId="43">
    <w:name w:val="Revision"/>
    <w:semiHidden/>
    <w:qFormat/>
    <w:uiPriority w:val="99"/>
    <w:rPr>
      <w:rFonts w:ascii="CESI宋体-GB13000" w:hAnsi="CESI宋体-GB13000" w:eastAsia="CESI宋体-GB13000" w:cs="CESI宋体-GB13000"/>
      <w:kern w:val="0"/>
      <w:sz w:val="22"/>
      <w:szCs w:val="22"/>
      <w:lang w:val="en-US" w:eastAsia="zh-CN" w:bidi="ar-SA"/>
    </w:rPr>
  </w:style>
  <w:style w:type="paragraph" w:styleId="4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2724</Words>
  <Characters>15529</Characters>
  <Lines>129</Lines>
  <Paragraphs>36</Paragraphs>
  <TotalTime>12</TotalTime>
  <ScaleCrop>false</ScaleCrop>
  <LinksUpToDate>false</LinksUpToDate>
  <CharactersWithSpaces>18217</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2021-07-11T10:16:00Z</dcterms:created>
  <dc:creator>建筑工程质量安全处24/洪枭</dc:creator>
  <cp:lastModifiedBy>SARYPS</cp:lastModifiedBy>
  <cp:lastPrinted>2022-10-30T17:05:00Z</cp:lastPrinted>
  <dcterms:modified xsi:type="dcterms:W3CDTF">2026-06-30T17:13:11Z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2B65F25BB6F7CCD3A788436A933D60B2_43</vt:lpwstr>
  </property>
</Properties>
</file>